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4D945" w14:textId="77777777" w:rsidR="00761F3D" w:rsidRPr="00DD4608" w:rsidRDefault="00761F3D" w:rsidP="00992F95">
      <w:pPr>
        <w:jc w:val="center"/>
        <w:rPr>
          <w:rFonts w:ascii="Calibri" w:hAnsi="Calibri"/>
          <w:b/>
          <w:u w:val="single"/>
        </w:rPr>
      </w:pPr>
    </w:p>
    <w:p w14:paraId="39800B60" w14:textId="77777777" w:rsidR="00A43D88" w:rsidRPr="00DD4608" w:rsidRDefault="00A43D88" w:rsidP="00A43D88">
      <w:pPr>
        <w:rPr>
          <w:rFonts w:ascii="Calibri" w:hAnsi="Calibri"/>
        </w:rPr>
      </w:pPr>
    </w:p>
    <w:p w14:paraId="00413D84" w14:textId="77777777" w:rsidR="00A43D88" w:rsidRPr="00DD4608" w:rsidRDefault="00A43D88" w:rsidP="00A43D88">
      <w:pPr>
        <w:ind w:left="-450"/>
        <w:jc w:val="both"/>
        <w:rPr>
          <w:rFonts w:ascii="Calibri" w:hAnsi="Calibri"/>
        </w:rPr>
      </w:pPr>
    </w:p>
    <w:p w14:paraId="61E1AA0C" w14:textId="77777777" w:rsidR="00A43D88" w:rsidRDefault="00A43D88" w:rsidP="00A43D88">
      <w:pPr>
        <w:jc w:val="center"/>
        <w:rPr>
          <w:rFonts w:ascii="Calibri" w:hAnsi="Calibri"/>
          <w:noProof/>
          <w:lang w:val="en-US" w:eastAsia="en-US"/>
        </w:rPr>
      </w:pPr>
    </w:p>
    <w:p w14:paraId="294577F0" w14:textId="77777777" w:rsidR="00752736" w:rsidRDefault="00752736" w:rsidP="00A43D88">
      <w:pPr>
        <w:jc w:val="center"/>
        <w:rPr>
          <w:rFonts w:ascii="Calibri" w:hAnsi="Calibri"/>
          <w:noProof/>
          <w:lang w:val="en-US" w:eastAsia="en-US"/>
        </w:rPr>
      </w:pPr>
    </w:p>
    <w:p w14:paraId="6916F16D" w14:textId="77777777" w:rsidR="00752736" w:rsidRDefault="00752736" w:rsidP="00A43D88">
      <w:pPr>
        <w:jc w:val="center"/>
        <w:rPr>
          <w:rFonts w:ascii="Calibri" w:hAnsi="Calibri"/>
          <w:noProof/>
          <w:lang w:val="en-US" w:eastAsia="en-US"/>
        </w:rPr>
      </w:pPr>
    </w:p>
    <w:p w14:paraId="3038C820" w14:textId="77777777" w:rsidR="00752736" w:rsidRDefault="00752736" w:rsidP="00A43D88">
      <w:pPr>
        <w:jc w:val="center"/>
        <w:rPr>
          <w:rFonts w:ascii="Calibri" w:hAnsi="Calibri"/>
          <w:noProof/>
          <w:lang w:val="en-US" w:eastAsia="en-US"/>
        </w:rPr>
      </w:pPr>
    </w:p>
    <w:p w14:paraId="0D625230" w14:textId="77777777" w:rsidR="005C4A15" w:rsidRDefault="000E208E" w:rsidP="000E208E">
      <w:pPr>
        <w:tabs>
          <w:tab w:val="left" w:pos="5340"/>
        </w:tabs>
        <w:rPr>
          <w:rFonts w:ascii="Calibri" w:hAnsi="Calibri"/>
          <w:b/>
          <w:sz w:val="64"/>
        </w:rPr>
      </w:pPr>
      <w:r>
        <w:rPr>
          <w:rFonts w:ascii="Calibri" w:hAnsi="Calibri"/>
          <w:b/>
          <w:sz w:val="64"/>
        </w:rPr>
        <w:tab/>
      </w:r>
    </w:p>
    <w:sdt>
      <w:sdtPr>
        <w:rPr>
          <w:rFonts w:asciiTheme="minorHAnsi" w:eastAsiaTheme="minorEastAsia" w:hAnsiTheme="minorHAnsi" w:cstheme="minorBidi"/>
          <w:b/>
          <w:spacing w:val="15"/>
          <w:sz w:val="52"/>
          <w:szCs w:val="52"/>
          <w:lang w:val="en-US"/>
        </w:rPr>
        <w:alias w:val="Title"/>
        <w:tag w:val=""/>
        <w:id w:val="-1876841592"/>
        <w:placeholder>
          <w:docPart w:val="0AE4BF84B52C4DA697C75077DB1E02FA"/>
        </w:placeholder>
        <w:dataBinding w:prefixMappings="xmlns:ns0='http://purl.org/dc/elements/1.1/' xmlns:ns1='http://schemas.openxmlformats.org/package/2006/metadata/core-properties' " w:xpath="/ns1:coreProperties[1]/ns0:title[1]" w:storeItemID="{6C3C8BC8-F283-45AE-878A-BAB7291924A1}"/>
        <w:text/>
      </w:sdtPr>
      <w:sdtEndPr/>
      <w:sdtContent>
        <w:p w14:paraId="0FF7B7C2" w14:textId="13D1300D" w:rsidR="00A43D88" w:rsidRPr="005A02A2" w:rsidRDefault="00DB1609" w:rsidP="00DB1609">
          <w:pPr>
            <w:jc w:val="center"/>
            <w:rPr>
              <w:rFonts w:asciiTheme="minorHAnsi" w:eastAsiaTheme="minorEastAsia" w:hAnsiTheme="minorHAnsi" w:cstheme="minorBidi"/>
              <w:b/>
              <w:spacing w:val="15"/>
              <w:sz w:val="52"/>
              <w:szCs w:val="52"/>
              <w:lang w:val="en-US"/>
            </w:rPr>
          </w:pPr>
          <w:r w:rsidRPr="005A02A2">
            <w:rPr>
              <w:rFonts w:asciiTheme="minorHAnsi" w:eastAsiaTheme="minorEastAsia" w:hAnsiTheme="minorHAnsi" w:cstheme="minorBidi"/>
              <w:b/>
              <w:spacing w:val="15"/>
              <w:sz w:val="52"/>
              <w:szCs w:val="52"/>
              <w:lang w:val="en-US"/>
            </w:rPr>
            <w:t>DH</w:t>
          </w:r>
          <w:r w:rsidR="006600E1">
            <w:rPr>
              <w:rFonts w:asciiTheme="minorHAnsi" w:eastAsiaTheme="minorEastAsia" w:hAnsiTheme="minorHAnsi" w:cstheme="minorBidi"/>
              <w:b/>
              <w:spacing w:val="15"/>
              <w:sz w:val="52"/>
              <w:szCs w:val="52"/>
              <w:lang w:val="en-US"/>
            </w:rPr>
            <w:t xml:space="preserve"> </w:t>
          </w:r>
          <w:r w:rsidRPr="005A02A2">
            <w:rPr>
              <w:rFonts w:asciiTheme="minorHAnsi" w:eastAsiaTheme="minorEastAsia" w:hAnsiTheme="minorHAnsi" w:cstheme="minorBidi"/>
              <w:b/>
              <w:spacing w:val="15"/>
              <w:sz w:val="52"/>
              <w:szCs w:val="52"/>
              <w:lang w:val="en-US"/>
            </w:rPr>
            <w:t>&lt;</w:t>
          </w:r>
          <w:r w:rsidR="001B7D43">
            <w:rPr>
              <w:rFonts w:asciiTheme="minorHAnsi" w:eastAsiaTheme="minorEastAsia" w:hAnsiTheme="minorHAnsi" w:cstheme="minorBidi"/>
              <w:b/>
              <w:spacing w:val="15"/>
              <w:sz w:val="52"/>
              <w:szCs w:val="52"/>
              <w:lang w:val="en-US"/>
            </w:rPr>
            <w:t>3263</w:t>
          </w:r>
          <w:r w:rsidRPr="005A02A2">
            <w:rPr>
              <w:rFonts w:asciiTheme="minorHAnsi" w:eastAsiaTheme="minorEastAsia" w:hAnsiTheme="minorHAnsi" w:cstheme="minorBidi"/>
              <w:b/>
              <w:spacing w:val="15"/>
              <w:sz w:val="52"/>
              <w:szCs w:val="52"/>
              <w:lang w:val="en-US"/>
            </w:rPr>
            <w:t>&gt;; &lt;</w:t>
          </w:r>
          <w:r w:rsidR="001B7D43">
            <w:rPr>
              <w:rFonts w:asciiTheme="minorHAnsi" w:eastAsiaTheme="minorEastAsia" w:hAnsiTheme="minorHAnsi" w:cstheme="minorBidi"/>
              <w:b/>
              <w:spacing w:val="15"/>
              <w:sz w:val="52"/>
              <w:szCs w:val="52"/>
              <w:lang w:val="en-US"/>
            </w:rPr>
            <w:t>Security Lending</w:t>
          </w:r>
          <w:r w:rsidR="003539AA" w:rsidRPr="005A02A2">
            <w:rPr>
              <w:rFonts w:asciiTheme="minorHAnsi" w:eastAsiaTheme="minorEastAsia" w:hAnsiTheme="minorHAnsi" w:cstheme="minorBidi"/>
              <w:b/>
              <w:spacing w:val="15"/>
              <w:sz w:val="52"/>
              <w:szCs w:val="52"/>
              <w:lang w:val="en-US"/>
            </w:rPr>
            <w:t>&gt;</w:t>
          </w:r>
        </w:p>
      </w:sdtContent>
    </w:sdt>
    <w:p w14:paraId="2D51496C" w14:textId="77777777" w:rsidR="00761F3D" w:rsidRPr="00586B12" w:rsidRDefault="00140F3D" w:rsidP="00F10BEF">
      <w:pPr>
        <w:pStyle w:val="Subtitle"/>
        <w:jc w:val="center"/>
        <w:rPr>
          <w:b/>
          <w:color w:val="auto"/>
          <w:sz w:val="52"/>
          <w:szCs w:val="52"/>
          <w:lang w:val="en-US"/>
        </w:rPr>
      </w:pPr>
      <w:r w:rsidRPr="00586B12">
        <w:rPr>
          <w:b/>
          <w:color w:val="auto"/>
          <w:sz w:val="52"/>
          <w:szCs w:val="52"/>
          <w:lang w:val="en-US"/>
        </w:rPr>
        <w:t>Business Requirements Document</w:t>
      </w:r>
    </w:p>
    <w:p w14:paraId="227A73B3" w14:textId="77777777" w:rsidR="00761F3D" w:rsidRPr="00DD4608" w:rsidRDefault="00761F3D" w:rsidP="005C4A15">
      <w:pPr>
        <w:jc w:val="center"/>
        <w:rPr>
          <w:rFonts w:ascii="Calibri" w:hAnsi="Calibri"/>
        </w:rPr>
      </w:pPr>
    </w:p>
    <w:p w14:paraId="4EB56E19" w14:textId="77777777" w:rsidR="00761F3D" w:rsidRPr="00DD4608" w:rsidRDefault="00761F3D" w:rsidP="00761F3D">
      <w:pPr>
        <w:rPr>
          <w:rFonts w:ascii="Calibri" w:hAnsi="Calibri"/>
        </w:rPr>
      </w:pPr>
    </w:p>
    <w:p w14:paraId="214D8748" w14:textId="77777777" w:rsidR="005C4A15" w:rsidRPr="00CD4FF0" w:rsidRDefault="005C4A15" w:rsidP="005C4A15">
      <w:pPr>
        <w:rPr>
          <w:rFonts w:asciiTheme="minorHAnsi" w:hAnsiTheme="minorHAnsi" w:cstheme="minorHAnsi"/>
          <w:color w:val="000000" w:themeColor="text1"/>
        </w:rPr>
      </w:pPr>
    </w:p>
    <w:p w14:paraId="364B9299" w14:textId="77777777" w:rsidR="005C4A15" w:rsidRPr="008E092E" w:rsidRDefault="008E092E" w:rsidP="008E092E">
      <w:pPr>
        <w:jc w:val="center"/>
        <w:rPr>
          <w:rFonts w:asciiTheme="minorHAnsi" w:hAnsiTheme="minorHAnsi" w:cstheme="minorHAnsi"/>
          <w:b/>
          <w:color w:val="000000" w:themeColor="text1"/>
        </w:rPr>
      </w:pPr>
      <w:r w:rsidRPr="008E092E">
        <w:rPr>
          <w:rFonts w:asciiTheme="minorHAnsi" w:hAnsiTheme="minorHAnsi" w:cstheme="minorHAnsi"/>
          <w:b/>
          <w:color w:val="000000" w:themeColor="text1"/>
        </w:rPr>
        <w:t>US PMO Template</w:t>
      </w:r>
    </w:p>
    <w:p w14:paraId="0C43CF54" w14:textId="77777777" w:rsidR="005C4A15" w:rsidRPr="00CD4FF0" w:rsidRDefault="005C4A15" w:rsidP="005C4A15">
      <w:pPr>
        <w:rPr>
          <w:rFonts w:asciiTheme="minorHAnsi" w:hAnsiTheme="minorHAnsi" w:cstheme="minorHAnsi"/>
          <w:color w:val="000000" w:themeColor="text1"/>
        </w:rPr>
      </w:pPr>
    </w:p>
    <w:p w14:paraId="20757188" w14:textId="77777777" w:rsidR="005C4A15" w:rsidRPr="00CD4FF0" w:rsidRDefault="005C4A15" w:rsidP="005C4A15">
      <w:pPr>
        <w:rPr>
          <w:rFonts w:asciiTheme="minorHAnsi" w:hAnsiTheme="minorHAnsi" w:cstheme="minorHAnsi"/>
          <w:color w:val="000000" w:themeColor="text1"/>
        </w:rPr>
      </w:pPr>
    </w:p>
    <w:p w14:paraId="549121BB" w14:textId="77777777" w:rsidR="005C4A15" w:rsidRPr="00CD4FF0" w:rsidRDefault="000E208E" w:rsidP="005C4A15">
      <w:pPr>
        <w:rPr>
          <w:rFonts w:asciiTheme="minorHAnsi" w:hAnsiTheme="minorHAnsi" w:cstheme="minorHAnsi"/>
          <w:color w:val="000000" w:themeColor="text1"/>
        </w:rPr>
      </w:pPr>
      <w:r w:rsidRPr="00CD4FF0">
        <w:rPr>
          <w:rFonts w:asciiTheme="minorHAnsi" w:hAnsiTheme="minorHAnsi" w:cstheme="minorHAnsi"/>
          <w:noProof/>
          <w:color w:val="000000" w:themeColor="text1"/>
          <w:lang w:val="en-US" w:eastAsia="en-US"/>
        </w:rPr>
        <mc:AlternateContent>
          <mc:Choice Requires="wps">
            <w:drawing>
              <wp:anchor distT="4294967295" distB="4294967295" distL="114300" distR="114300" simplePos="0" relativeHeight="251659264" behindDoc="0" locked="0" layoutInCell="1" allowOverlap="1" wp14:anchorId="5CECD799" wp14:editId="0517FAED">
                <wp:simplePos x="0" y="0"/>
                <wp:positionH relativeFrom="column">
                  <wp:posOffset>-76200</wp:posOffset>
                </wp:positionH>
                <wp:positionV relativeFrom="paragraph">
                  <wp:posOffset>415925</wp:posOffset>
                </wp:positionV>
                <wp:extent cx="6172200" cy="0"/>
                <wp:effectExtent l="0" t="19050" r="0" b="19050"/>
                <wp:wrapNone/>
                <wp:docPr id="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175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D16E6" id="Line 5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pt,32.75pt" to="480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" strokecolor="black [3213]" strokeweight="2.5pt"/>
            </w:pict>
          </mc:Fallback>
        </mc:AlternateContent>
      </w:r>
    </w:p>
    <w:tbl>
      <w:tblPr>
        <w:tblpPr w:leftFromText="180" w:rightFromText="180" w:vertAnchor="text" w:horzAnchor="margin" w:tblpY="7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5301"/>
      </w:tblGrid>
      <w:tr w:rsidR="00F10BEF" w:rsidRPr="00CD4FF0" w14:paraId="5E28D49B" w14:textId="77777777" w:rsidTr="00F10BEF">
        <w:trPr>
          <w:trHeight w:val="239"/>
        </w:trPr>
        <w:tc>
          <w:tcPr>
            <w:tcW w:w="2430" w:type="dxa"/>
            <w:tcBorders>
              <w:top w:val="nil"/>
              <w:left w:val="nil"/>
              <w:bottom w:val="nil"/>
              <w:right w:val="nil"/>
            </w:tcBorders>
          </w:tcPr>
          <w:p w14:paraId="5EC7ED08" w14:textId="77777777" w:rsidR="00F10BEF" w:rsidRPr="00207307" w:rsidRDefault="00F10BEF" w:rsidP="0095749F">
            <w:pPr>
              <w:ind w:hanging="108"/>
              <w:rPr>
                <w:rFonts w:asciiTheme="minorHAnsi" w:hAnsiTheme="minorHAnsi" w:cstheme="minorHAnsi"/>
                <w:b/>
              </w:rPr>
            </w:pPr>
            <w:r w:rsidRPr="00207307">
              <w:rPr>
                <w:rFonts w:asciiTheme="minorHAnsi" w:hAnsiTheme="minorHAnsi" w:cstheme="minorHAnsi"/>
                <w:b/>
                <w:bCs/>
              </w:rPr>
              <w:t>Document Version:</w:t>
            </w:r>
          </w:p>
        </w:tc>
        <w:sdt>
          <w:sdtPr>
            <w:rPr>
              <w:rFonts w:asciiTheme="minorHAnsi" w:hAnsiTheme="minorHAnsi" w:cstheme="minorHAnsi"/>
              <w:b/>
            </w:rPr>
            <w:alias w:val="Version"/>
            <w:tag w:val="_Version"/>
            <w:id w:val="1193346244"/>
            <w:placeholder>
              <w:docPart w:val="09905E85C94F411EA6D8549ABBBBF4D4"/>
            </w:placeholder>
            <w:dataBinding w:prefixMappings="xmlns:ns0='http://schemas.microsoft.com/office/2006/metadata/properties' xmlns:ns1='http://www.w3.org/2001/XMLSchema-instance' xmlns:ns2='http://schemas.microsoft.com/office/infopath/2007/PartnerControls' xmlns:ns3='http://schemas.microsoft.com/sharepoint/v4' xmlns:ns4='3B69385A-D4E5-4E1D-BA68-277DFA0F9E7C' xmlns:ns5='http://schemas.microsoft.com/sharepoint/v3/fields' " w:xpath="/ns0:properties[1]/documentManagement[1]/ns5:_Version[1]" w:storeItemID="{58140C25-F196-4BCF-B0A7-136018CF4FF7}"/>
            <w:text/>
          </w:sdtPr>
          <w:sdtEndPr/>
          <w:sdtContent>
            <w:tc>
              <w:tcPr>
                <w:tcW w:w="5301" w:type="dxa"/>
                <w:tcBorders>
                  <w:top w:val="nil"/>
                  <w:left w:val="nil"/>
                  <w:bottom w:val="nil"/>
                  <w:right w:val="nil"/>
                </w:tcBorders>
              </w:tcPr>
              <w:p w14:paraId="36DD2D8A" w14:textId="77777777" w:rsidR="00F10BEF" w:rsidRPr="00207307" w:rsidRDefault="003539AA" w:rsidP="00341B1C">
                <w:pPr>
                  <w:rPr>
                    <w:rFonts w:asciiTheme="minorHAnsi" w:hAnsiTheme="minorHAnsi" w:cstheme="minorHAnsi"/>
                    <w:b/>
                  </w:rPr>
                </w:pPr>
                <w:r>
                  <w:rPr>
                    <w:rFonts w:asciiTheme="minorHAnsi" w:hAnsiTheme="minorHAnsi" w:cstheme="minorHAnsi"/>
                    <w:b/>
                  </w:rPr>
                  <w:t xml:space="preserve"> 0.1</w:t>
                </w:r>
              </w:p>
            </w:tc>
          </w:sdtContent>
        </w:sdt>
      </w:tr>
    </w:tbl>
    <w:p w14:paraId="5F713777" w14:textId="77777777" w:rsidR="00761F3D" w:rsidRPr="00DD4608" w:rsidRDefault="00761F3D" w:rsidP="00752736">
      <w:pPr>
        <w:tabs>
          <w:tab w:val="left" w:pos="3870"/>
        </w:tabs>
        <w:spacing w:line="360" w:lineRule="auto"/>
        <w:ind w:left="1890" w:right="1620" w:hanging="1890"/>
        <w:rPr>
          <w:rFonts w:ascii="Calibri" w:hAnsi="Calibri" w:cs="Arial"/>
          <w:bCs/>
          <w:sz w:val="20"/>
          <w:szCs w:val="20"/>
        </w:rPr>
      </w:pPr>
      <w:r w:rsidRPr="00DD4608">
        <w:rPr>
          <w:rFonts w:ascii="Calibri" w:hAnsi="Calibri" w:cs="Arial"/>
          <w:bCs/>
          <w:sz w:val="20"/>
          <w:szCs w:val="20"/>
        </w:rPr>
        <w:tab/>
      </w:r>
    </w:p>
    <w:p w14:paraId="1569C56C" w14:textId="77777777" w:rsidR="00761F3D" w:rsidRDefault="00761F3D" w:rsidP="007C696E">
      <w:pPr>
        <w:tabs>
          <w:tab w:val="left" w:pos="3870"/>
        </w:tabs>
        <w:ind w:right="1620"/>
        <w:rPr>
          <w:rFonts w:ascii="Calibri" w:hAnsi="Calibri" w:cs="Arial"/>
          <w:bCs/>
          <w:sz w:val="20"/>
          <w:szCs w:val="20"/>
        </w:rPr>
      </w:pPr>
    </w:p>
    <w:p w14:paraId="15C77703" w14:textId="77777777" w:rsidR="007C696E" w:rsidRDefault="007C696E" w:rsidP="007C696E">
      <w:pPr>
        <w:tabs>
          <w:tab w:val="left" w:pos="3870"/>
        </w:tabs>
        <w:ind w:right="1620"/>
        <w:rPr>
          <w:rFonts w:ascii="Calibri" w:hAnsi="Calibri" w:cs="Arial"/>
          <w:bCs/>
          <w:sz w:val="20"/>
          <w:szCs w:val="20"/>
        </w:rPr>
      </w:pPr>
    </w:p>
    <w:p w14:paraId="202D591A" w14:textId="77777777" w:rsidR="00752736" w:rsidRPr="00DE26CC" w:rsidRDefault="0051663E" w:rsidP="0062670F">
      <w:pPr>
        <w:ind w:left="1890" w:right="810" w:hanging="1890"/>
        <w:rPr>
          <w:rFonts w:ascii="Calibri" w:hAnsi="Calibri" w:cs="Arial"/>
          <w:bCs/>
          <w:i/>
          <w:color w:val="0070C0"/>
          <w:sz w:val="20"/>
          <w:szCs w:val="20"/>
        </w:rPr>
      </w:pPr>
      <w:r w:rsidRPr="00DE26CC">
        <w:rPr>
          <w:rFonts w:ascii="Calibri" w:hAnsi="Calibri" w:cs="Arial"/>
          <w:bCs/>
          <w:i/>
          <w:color w:val="0070C0"/>
          <w:sz w:val="20"/>
          <w:szCs w:val="20"/>
        </w:rPr>
        <w:t>Update this value with the number of each new version</w:t>
      </w:r>
      <w:r w:rsidR="0062670F" w:rsidRPr="00DE26CC">
        <w:rPr>
          <w:rFonts w:ascii="Calibri" w:hAnsi="Calibri" w:cs="Arial"/>
          <w:bCs/>
          <w:i/>
          <w:color w:val="0070C0"/>
          <w:sz w:val="20"/>
          <w:szCs w:val="20"/>
        </w:rPr>
        <w:t xml:space="preserve"> as reflected in Revision History</w:t>
      </w:r>
      <w:r w:rsidRPr="00DE26CC">
        <w:rPr>
          <w:rFonts w:ascii="Calibri" w:hAnsi="Calibri" w:cs="Arial"/>
          <w:bCs/>
          <w:i/>
          <w:color w:val="0070C0"/>
          <w:sz w:val="20"/>
          <w:szCs w:val="20"/>
        </w:rPr>
        <w:t>.</w:t>
      </w:r>
    </w:p>
    <w:p w14:paraId="06BFF7F7" w14:textId="77777777" w:rsidR="00752736" w:rsidRDefault="0051663E" w:rsidP="007C696E">
      <w:pPr>
        <w:tabs>
          <w:tab w:val="left" w:pos="3870"/>
        </w:tabs>
        <w:ind w:left="1890" w:right="1620" w:hanging="1890"/>
        <w:rPr>
          <w:rFonts w:ascii="Calibri" w:hAnsi="Calibri" w:cs="Arial"/>
          <w:bCs/>
          <w:i/>
          <w:color w:val="0070C0"/>
          <w:sz w:val="20"/>
          <w:szCs w:val="20"/>
        </w:rPr>
      </w:pPr>
      <w:r w:rsidRPr="00DE26CC">
        <w:rPr>
          <w:rFonts w:ascii="Calibri" w:hAnsi="Calibri" w:cs="Arial"/>
          <w:bCs/>
          <w:i/>
          <w:color w:val="0070C0"/>
          <w:sz w:val="20"/>
          <w:szCs w:val="20"/>
        </w:rPr>
        <w:t xml:space="preserve">Initial version number is </w:t>
      </w:r>
      <w:r w:rsidR="0062670F" w:rsidRPr="00DE26CC">
        <w:rPr>
          <w:rFonts w:ascii="Calibri" w:hAnsi="Calibri" w:cs="Arial"/>
          <w:bCs/>
          <w:i/>
          <w:color w:val="0070C0"/>
          <w:sz w:val="20"/>
          <w:szCs w:val="20"/>
        </w:rPr>
        <w:t xml:space="preserve">always </w:t>
      </w:r>
      <w:r w:rsidRPr="00DE26CC">
        <w:rPr>
          <w:rFonts w:ascii="Calibri" w:hAnsi="Calibri" w:cs="Arial"/>
          <w:bCs/>
          <w:i/>
          <w:color w:val="0070C0"/>
          <w:sz w:val="20"/>
          <w:szCs w:val="20"/>
        </w:rPr>
        <w:t>0.1</w:t>
      </w:r>
      <w:r w:rsidR="00DE26CC">
        <w:rPr>
          <w:rFonts w:ascii="Calibri" w:hAnsi="Calibri" w:cs="Arial"/>
          <w:bCs/>
          <w:i/>
          <w:color w:val="0070C0"/>
          <w:sz w:val="20"/>
          <w:szCs w:val="20"/>
        </w:rPr>
        <w:t>.</w:t>
      </w:r>
    </w:p>
    <w:p w14:paraId="0D987714" w14:textId="77777777" w:rsidR="005A02A2" w:rsidRPr="0062670F" w:rsidRDefault="005A02A2" w:rsidP="007C696E">
      <w:pPr>
        <w:tabs>
          <w:tab w:val="left" w:pos="3870"/>
        </w:tabs>
        <w:ind w:left="1890" w:right="1620" w:hanging="1890"/>
        <w:rPr>
          <w:rFonts w:ascii="Calibri" w:hAnsi="Calibri" w:cs="Arial"/>
          <w:bCs/>
          <w:sz w:val="20"/>
          <w:szCs w:val="20"/>
        </w:rPr>
      </w:pPr>
    </w:p>
    <w:p w14:paraId="2D1D0485" w14:textId="77777777" w:rsidR="007C696E" w:rsidRPr="007C696E" w:rsidRDefault="00D10083" w:rsidP="007C696E">
      <w:pPr>
        <w:tabs>
          <w:tab w:val="left" w:pos="3870"/>
        </w:tabs>
        <w:ind w:right="1620"/>
        <w:rPr>
          <w:rFonts w:ascii="Calibri" w:hAnsi="Calibri" w:cs="Arial"/>
          <w:b/>
          <w:bCs/>
        </w:rPr>
      </w:pPr>
      <w:r>
        <w:rPr>
          <w:rFonts w:ascii="Calibri" w:hAnsi="Calibri" w:cs="Arial"/>
          <w:b/>
          <w:bCs/>
        </w:rPr>
        <w:t xml:space="preserve">Originated </w:t>
      </w:r>
      <w:r w:rsidR="007C696E" w:rsidRPr="007C696E">
        <w:rPr>
          <w:rFonts w:ascii="Calibri" w:hAnsi="Calibri" w:cs="Arial"/>
          <w:b/>
          <w:bCs/>
        </w:rPr>
        <w:t>by:</w:t>
      </w:r>
    </w:p>
    <w:p w14:paraId="4D433C61" w14:textId="77777777" w:rsidR="00752736" w:rsidRDefault="00752736" w:rsidP="00761F3D">
      <w:pPr>
        <w:tabs>
          <w:tab w:val="left" w:pos="3870"/>
        </w:tabs>
        <w:ind w:left="3870" w:right="1620" w:hanging="1890"/>
        <w:rPr>
          <w:rFonts w:ascii="Calibri" w:hAnsi="Calibri" w:cs="Arial"/>
          <w:bCs/>
          <w:sz w:val="20"/>
          <w:szCs w:val="20"/>
        </w:rPr>
      </w:pPr>
    </w:p>
    <w:p w14:paraId="27703BD1" w14:textId="77777777" w:rsidR="00752736" w:rsidRPr="00583B7E" w:rsidRDefault="00752736" w:rsidP="00752736">
      <w:pPr>
        <w:tabs>
          <w:tab w:val="left" w:pos="3870"/>
        </w:tabs>
        <w:ind w:left="8370" w:right="1620" w:hanging="1890"/>
        <w:rPr>
          <w:rFonts w:ascii="Calibri" w:hAnsi="Calibri" w:cs="Arial"/>
          <w:bCs/>
          <w:i/>
          <w:sz w:val="20"/>
          <w:szCs w:val="20"/>
        </w:rPr>
      </w:pPr>
    </w:p>
    <w:p w14:paraId="17B38DF4" w14:textId="77777777" w:rsidR="00583B7E" w:rsidRPr="00583B7E" w:rsidRDefault="00583B7E" w:rsidP="00583B7E">
      <w:pPr>
        <w:tabs>
          <w:tab w:val="left" w:pos="3870"/>
        </w:tabs>
        <w:ind w:right="1620"/>
        <w:jc w:val="both"/>
        <w:rPr>
          <w:rFonts w:ascii="Calibri" w:hAnsi="Calibri" w:cs="Arial"/>
          <w:bCs/>
          <w:i/>
          <w:color w:val="0070C0"/>
          <w:sz w:val="20"/>
          <w:szCs w:val="20"/>
        </w:rPr>
      </w:pPr>
      <w:r w:rsidRPr="00583B7E">
        <w:rPr>
          <w:rFonts w:ascii="Calibri" w:hAnsi="Calibri" w:cs="Arial"/>
          <w:bCs/>
          <w:i/>
          <w:color w:val="0070C0"/>
          <w:sz w:val="20"/>
          <w:szCs w:val="20"/>
        </w:rPr>
        <w:t>Please consult the document classification policy to confirm the proper classification in the footer.  All Commercial BRDs should be classified as “Confidential”</w:t>
      </w:r>
    </w:p>
    <w:p w14:paraId="5E5998FD" w14:textId="77777777" w:rsidR="000013C3" w:rsidRDefault="000013C3">
      <w:pPr>
        <w:rPr>
          <w:rFonts w:ascii="Calibri" w:hAnsi="Calibri"/>
        </w:rPr>
      </w:pPr>
      <w:r>
        <w:rPr>
          <w:rFonts w:ascii="Calibri" w:hAnsi="Calibri"/>
        </w:rPr>
        <w:br w:type="page"/>
      </w:r>
    </w:p>
    <w:p w14:paraId="239B5DD9" w14:textId="77777777" w:rsidR="008759A0" w:rsidRPr="000F4272" w:rsidRDefault="0007699E" w:rsidP="000013C3">
      <w:pPr>
        <w:rPr>
          <w:rFonts w:asciiTheme="minorHAnsi" w:hAnsiTheme="minorHAnsi"/>
          <w:b/>
          <w:sz w:val="28"/>
          <w:szCs w:val="28"/>
          <w:lang w:val="en-US" w:eastAsia="en-US"/>
        </w:rPr>
      </w:pPr>
      <w:r>
        <w:rPr>
          <w:rFonts w:asciiTheme="minorHAnsi" w:hAnsiTheme="minorHAnsi"/>
          <w:b/>
          <w:sz w:val="28"/>
          <w:szCs w:val="28"/>
          <w:lang w:val="en-US" w:eastAsia="en-US"/>
        </w:rPr>
        <w:lastRenderedPageBreak/>
        <w:t>Approvers</w:t>
      </w:r>
    </w:p>
    <w:p w14:paraId="1A6C1338" w14:textId="77777777" w:rsidR="005A02A2" w:rsidRDefault="008759A0" w:rsidP="00672392">
      <w:pPr>
        <w:pStyle w:val="BodyText"/>
        <w:ind w:left="0"/>
        <w:jc w:val="both"/>
        <w:rPr>
          <w:rFonts w:ascii="Calibri" w:hAnsi="Calibri" w:cs="Arial"/>
        </w:rPr>
      </w:pPr>
      <w:r w:rsidRPr="002629B1">
        <w:rPr>
          <w:rFonts w:ascii="Calibri" w:hAnsi="Calibri" w:cs="Arial"/>
        </w:rPr>
        <w:t xml:space="preserve">This document has been approved </w:t>
      </w:r>
      <w:r w:rsidR="000D57E0">
        <w:rPr>
          <w:rFonts w:ascii="Calibri" w:hAnsi="Calibri" w:cs="Arial"/>
        </w:rPr>
        <w:t xml:space="preserve">by the Business Sponsor, or delegate, </w:t>
      </w:r>
      <w:r w:rsidRPr="002629B1">
        <w:rPr>
          <w:rFonts w:ascii="Calibri" w:hAnsi="Calibri" w:cs="Arial"/>
        </w:rPr>
        <w:t xml:space="preserve">as the official Business Requirements Document for the project.  Following approval of this document, changes will be governed by the project’s change control process, including impact analysis, appropriate reviews and </w:t>
      </w:r>
      <w:r w:rsidR="000A606C">
        <w:rPr>
          <w:rFonts w:ascii="Calibri" w:hAnsi="Calibri" w:cs="Arial"/>
        </w:rPr>
        <w:t>re</w:t>
      </w:r>
      <w:r w:rsidRPr="002629B1">
        <w:rPr>
          <w:rFonts w:ascii="Calibri" w:hAnsi="Calibri" w:cs="Arial"/>
        </w:rPr>
        <w:t>approvals.</w:t>
      </w:r>
      <w:r>
        <w:rPr>
          <w:rFonts w:ascii="Calibri" w:hAnsi="Calibri" w:cs="Arial"/>
        </w:rPr>
        <w:t xml:space="preserve"> </w:t>
      </w:r>
    </w:p>
    <w:p w14:paraId="3F2A0676" w14:textId="77777777" w:rsidR="008759A0" w:rsidRPr="000A606C" w:rsidRDefault="008759A0" w:rsidP="00672392">
      <w:pPr>
        <w:pStyle w:val="BodyText"/>
        <w:ind w:left="0"/>
        <w:jc w:val="both"/>
        <w:rPr>
          <w:rFonts w:ascii="Calibri" w:hAnsi="Calibri" w:cs="Arial"/>
        </w:rPr>
      </w:pPr>
      <w:r>
        <w:rPr>
          <w:rFonts w:ascii="Calibri" w:hAnsi="Calibri" w:cs="Arial"/>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1759"/>
        <w:gridCol w:w="1775"/>
        <w:gridCol w:w="1807"/>
        <w:gridCol w:w="1773"/>
      </w:tblGrid>
      <w:tr w:rsidR="008759A0" w14:paraId="7143C8C9" w14:textId="77777777" w:rsidTr="00DD4BF4">
        <w:trPr>
          <w:trHeight w:val="576"/>
        </w:trPr>
        <w:tc>
          <w:tcPr>
            <w:tcW w:w="1003" w:type="pct"/>
            <w:shd w:val="clear" w:color="auto" w:fill="808080" w:themeFill="background1" w:themeFillShade="80"/>
            <w:vAlign w:val="center"/>
            <w:hideMark/>
          </w:tcPr>
          <w:p w14:paraId="4A46C2C5" w14:textId="77777777" w:rsidR="008759A0" w:rsidRDefault="008759A0" w:rsidP="0007699E">
            <w:pPr>
              <w:spacing w:before="60" w:after="60"/>
              <w:jc w:val="center"/>
              <w:rPr>
                <w:rFonts w:ascii="Calibri" w:hAnsi="Calibri"/>
                <w:b/>
                <w:bCs/>
                <w:color w:val="FFFFFF"/>
                <w:sz w:val="20"/>
                <w:szCs w:val="20"/>
                <w:lang w:val="en-US" w:eastAsia="en-US"/>
              </w:rPr>
            </w:pPr>
            <w:r>
              <w:rPr>
                <w:rFonts w:ascii="Calibri" w:hAnsi="Calibri"/>
                <w:b/>
                <w:bCs/>
                <w:color w:val="FFFFFF"/>
                <w:sz w:val="20"/>
                <w:szCs w:val="20"/>
              </w:rPr>
              <w:t>Business Line</w:t>
            </w:r>
          </w:p>
        </w:tc>
        <w:tc>
          <w:tcPr>
            <w:tcW w:w="988" w:type="pct"/>
            <w:shd w:val="clear" w:color="auto" w:fill="808080" w:themeFill="background1" w:themeFillShade="80"/>
            <w:vAlign w:val="center"/>
            <w:hideMark/>
          </w:tcPr>
          <w:p w14:paraId="17AADA9B" w14:textId="77777777" w:rsidR="008759A0" w:rsidRDefault="008759A0" w:rsidP="0007699E">
            <w:pPr>
              <w:spacing w:before="60" w:after="60"/>
              <w:jc w:val="center"/>
              <w:rPr>
                <w:rFonts w:ascii="Calibri" w:hAnsi="Calibri"/>
                <w:b/>
                <w:bCs/>
                <w:color w:val="FFFFFF"/>
                <w:sz w:val="20"/>
                <w:szCs w:val="20"/>
              </w:rPr>
            </w:pPr>
            <w:r>
              <w:rPr>
                <w:rFonts w:ascii="Calibri" w:hAnsi="Calibri"/>
                <w:b/>
                <w:bCs/>
                <w:color w:val="FFFFFF"/>
                <w:sz w:val="20"/>
                <w:szCs w:val="20"/>
              </w:rPr>
              <w:t>Colleague Name</w:t>
            </w:r>
          </w:p>
        </w:tc>
        <w:tc>
          <w:tcPr>
            <w:tcW w:w="997" w:type="pct"/>
            <w:shd w:val="clear" w:color="auto" w:fill="808080" w:themeFill="background1" w:themeFillShade="80"/>
            <w:vAlign w:val="center"/>
            <w:hideMark/>
          </w:tcPr>
          <w:p w14:paraId="10913A63" w14:textId="77777777" w:rsidR="008759A0" w:rsidRDefault="008759A0" w:rsidP="0007699E">
            <w:pPr>
              <w:spacing w:before="60" w:after="60"/>
              <w:jc w:val="center"/>
              <w:rPr>
                <w:rFonts w:ascii="Calibri" w:hAnsi="Calibri"/>
                <w:b/>
                <w:bCs/>
                <w:color w:val="FFFFFF"/>
                <w:sz w:val="20"/>
                <w:szCs w:val="20"/>
              </w:rPr>
            </w:pPr>
            <w:r>
              <w:rPr>
                <w:rFonts w:ascii="Calibri" w:hAnsi="Calibri"/>
                <w:b/>
                <w:bCs/>
                <w:color w:val="FFFFFF"/>
                <w:sz w:val="20"/>
                <w:szCs w:val="20"/>
              </w:rPr>
              <w:t>Colleague Title</w:t>
            </w:r>
          </w:p>
        </w:tc>
        <w:tc>
          <w:tcPr>
            <w:tcW w:w="1015" w:type="pct"/>
            <w:shd w:val="clear" w:color="auto" w:fill="808080" w:themeFill="background1" w:themeFillShade="80"/>
            <w:vAlign w:val="center"/>
            <w:hideMark/>
          </w:tcPr>
          <w:p w14:paraId="2E79A5C8" w14:textId="77777777" w:rsidR="008759A0" w:rsidRDefault="008759A0" w:rsidP="0007699E">
            <w:pPr>
              <w:spacing w:before="60" w:after="60"/>
              <w:jc w:val="center"/>
              <w:rPr>
                <w:rFonts w:ascii="Calibri" w:hAnsi="Calibri"/>
                <w:b/>
                <w:bCs/>
                <w:color w:val="FFFFFF"/>
                <w:sz w:val="20"/>
                <w:szCs w:val="20"/>
              </w:rPr>
            </w:pPr>
            <w:r>
              <w:rPr>
                <w:rFonts w:ascii="Calibri" w:hAnsi="Calibri"/>
                <w:b/>
                <w:bCs/>
                <w:color w:val="FFFFFF"/>
                <w:sz w:val="20"/>
                <w:szCs w:val="20"/>
              </w:rPr>
              <w:t>Approval email</w:t>
            </w:r>
          </w:p>
          <w:p w14:paraId="0BD9BDE1" w14:textId="77777777" w:rsidR="008759A0" w:rsidRDefault="008759A0" w:rsidP="0007699E">
            <w:pPr>
              <w:spacing w:before="60" w:after="60"/>
              <w:jc w:val="center"/>
              <w:rPr>
                <w:rFonts w:ascii="Calibri" w:hAnsi="Calibri"/>
                <w:b/>
                <w:bCs/>
                <w:color w:val="FFFFFF"/>
                <w:sz w:val="20"/>
                <w:szCs w:val="20"/>
              </w:rPr>
            </w:pPr>
            <w:r>
              <w:rPr>
                <w:rFonts w:ascii="Calibri" w:hAnsi="Calibri"/>
                <w:b/>
                <w:bCs/>
                <w:color w:val="FFFFFF"/>
                <w:sz w:val="20"/>
                <w:szCs w:val="20"/>
              </w:rPr>
              <w:t>attachment</w:t>
            </w:r>
          </w:p>
        </w:tc>
        <w:tc>
          <w:tcPr>
            <w:tcW w:w="996" w:type="pct"/>
            <w:shd w:val="clear" w:color="auto" w:fill="808080" w:themeFill="background1" w:themeFillShade="80"/>
            <w:vAlign w:val="center"/>
          </w:tcPr>
          <w:p w14:paraId="3B561A82" w14:textId="77777777" w:rsidR="008759A0" w:rsidRDefault="008759A0" w:rsidP="0007699E">
            <w:pPr>
              <w:spacing w:before="60" w:after="60"/>
              <w:jc w:val="center"/>
              <w:rPr>
                <w:rFonts w:ascii="Calibri" w:hAnsi="Calibri"/>
                <w:b/>
                <w:bCs/>
                <w:color w:val="FFFFFF"/>
                <w:sz w:val="20"/>
                <w:szCs w:val="20"/>
              </w:rPr>
            </w:pPr>
            <w:r>
              <w:rPr>
                <w:rFonts w:ascii="Calibri" w:hAnsi="Calibri"/>
                <w:b/>
                <w:bCs/>
                <w:color w:val="FFFFFF"/>
                <w:sz w:val="20"/>
                <w:szCs w:val="20"/>
              </w:rPr>
              <w:t>Date (MM/DD/YYYY)</w:t>
            </w:r>
          </w:p>
        </w:tc>
      </w:tr>
      <w:tr w:rsidR="00AE2A2B" w:rsidRPr="00ED2C4B" w14:paraId="2ACF9E0E" w14:textId="77777777" w:rsidTr="00DD4BF4">
        <w:trPr>
          <w:trHeight w:val="315"/>
        </w:trPr>
        <w:tc>
          <w:tcPr>
            <w:tcW w:w="1003" w:type="pct"/>
            <w:vAlign w:val="center"/>
          </w:tcPr>
          <w:p w14:paraId="063FCCCA" w14:textId="0B683170" w:rsidR="00AE2A2B" w:rsidRDefault="00AE2A2B" w:rsidP="000D0E9C">
            <w:pPr>
              <w:rPr>
                <w:rFonts w:ascii="Calibri Light" w:hAnsi="Calibri Light" w:cs="Calibri Light"/>
                <w:sz w:val="22"/>
              </w:rPr>
            </w:pPr>
            <w:r>
              <w:rPr>
                <w:rFonts w:ascii="Calibri Light" w:hAnsi="Calibri Light" w:cs="Calibri Light"/>
                <w:sz w:val="22"/>
              </w:rPr>
              <w:t xml:space="preserve">Treasury </w:t>
            </w:r>
          </w:p>
        </w:tc>
        <w:tc>
          <w:tcPr>
            <w:tcW w:w="988" w:type="pct"/>
            <w:vAlign w:val="center"/>
          </w:tcPr>
          <w:p w14:paraId="58A020C5" w14:textId="0D5190A0" w:rsidR="00AE2A2B" w:rsidRDefault="00AE2A2B" w:rsidP="000D0E9C">
            <w:pPr>
              <w:rPr>
                <w:rFonts w:ascii="Calibri Light" w:hAnsi="Calibri Light" w:cs="Calibri Light"/>
                <w:sz w:val="22"/>
              </w:rPr>
            </w:pPr>
            <w:r>
              <w:rPr>
                <w:rFonts w:ascii="Calibri Light" w:hAnsi="Calibri Light" w:cs="Calibri Light"/>
                <w:sz w:val="22"/>
              </w:rPr>
              <w:t>Ted Fernandez</w:t>
            </w:r>
          </w:p>
        </w:tc>
        <w:tc>
          <w:tcPr>
            <w:tcW w:w="997" w:type="pct"/>
            <w:vAlign w:val="center"/>
          </w:tcPr>
          <w:p w14:paraId="12161909" w14:textId="512C9E8F" w:rsidR="00AE2A2B" w:rsidRDefault="00C024CB" w:rsidP="000D0E9C">
            <w:pPr>
              <w:rPr>
                <w:rFonts w:ascii="Calibri" w:hAnsi="Calibri"/>
                <w:iCs/>
                <w:color w:val="0070C0"/>
                <w:sz w:val="20"/>
                <w:szCs w:val="20"/>
              </w:rPr>
            </w:pPr>
            <w:r>
              <w:rPr>
                <w:rFonts w:ascii="Calibri" w:hAnsi="Calibri"/>
                <w:iCs/>
                <w:color w:val="0070C0"/>
                <w:sz w:val="20"/>
                <w:szCs w:val="20"/>
              </w:rPr>
              <w:t>Project Sponsor</w:t>
            </w:r>
          </w:p>
        </w:tc>
        <w:tc>
          <w:tcPr>
            <w:tcW w:w="1015" w:type="pct"/>
            <w:vAlign w:val="center"/>
          </w:tcPr>
          <w:p w14:paraId="2C1869C9" w14:textId="77777777" w:rsidR="00AE2A2B" w:rsidRDefault="00AE2A2B" w:rsidP="000D0E9C">
            <w:pPr>
              <w:rPr>
                <w:rFonts w:ascii="Calibri" w:hAnsi="Calibri"/>
                <w:iCs/>
                <w:color w:val="0070C0"/>
                <w:sz w:val="20"/>
                <w:szCs w:val="20"/>
              </w:rPr>
            </w:pPr>
          </w:p>
          <w:p w14:paraId="74CB1E39" w14:textId="75AD7316" w:rsidR="00C024CB" w:rsidRDefault="00B63B90" w:rsidP="000D0E9C">
            <w:pPr>
              <w:rPr>
                <w:rFonts w:ascii="Calibri" w:hAnsi="Calibri"/>
                <w:iCs/>
                <w:color w:val="0070C0"/>
                <w:sz w:val="20"/>
                <w:szCs w:val="20"/>
              </w:rPr>
            </w:pPr>
            <w:r>
              <w:rPr>
                <w:rFonts w:ascii="Calibri" w:hAnsi="Calibri"/>
                <w:iCs/>
                <w:color w:val="0070C0"/>
                <w:sz w:val="20"/>
                <w:szCs w:val="20"/>
              </w:rPr>
              <w:object w:dxaOrig="1517" w:dyaOrig="986" w14:anchorId="1A251A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6pt;height:49.5pt" o:ole="">
                  <v:imagedata r:id="rId12" o:title=""/>
                </v:shape>
                <o:OLEObject Type="Embed" ProgID="Package" ShapeID="_x0000_i1026" DrawAspect="Icon" ObjectID="_1839510427" r:id="rId13"/>
              </w:object>
            </w:r>
          </w:p>
        </w:tc>
        <w:tc>
          <w:tcPr>
            <w:tcW w:w="996" w:type="pct"/>
            <w:vAlign w:val="center"/>
          </w:tcPr>
          <w:p w14:paraId="2F535423" w14:textId="11715178" w:rsidR="00AE2A2B" w:rsidRDefault="00747128" w:rsidP="000D0E9C">
            <w:pPr>
              <w:rPr>
                <w:rFonts w:ascii="Calibri" w:hAnsi="Calibri"/>
                <w:iCs/>
                <w:color w:val="0070C0"/>
                <w:sz w:val="20"/>
                <w:szCs w:val="20"/>
              </w:rPr>
            </w:pPr>
            <w:r>
              <w:rPr>
                <w:rFonts w:ascii="Calibri" w:hAnsi="Calibri"/>
                <w:iCs/>
                <w:color w:val="0070C0"/>
                <w:sz w:val="20"/>
                <w:szCs w:val="20"/>
              </w:rPr>
              <w:t>04/29/2026</w:t>
            </w:r>
          </w:p>
        </w:tc>
      </w:tr>
    </w:tbl>
    <w:p w14:paraId="573C8CF0" w14:textId="77777777" w:rsidR="00EC0E5D" w:rsidRPr="000D0E9C" w:rsidRDefault="00EC0E5D" w:rsidP="0007699E">
      <w:pPr>
        <w:rPr>
          <w:rFonts w:asciiTheme="minorHAnsi" w:hAnsiTheme="minorHAnsi"/>
          <w:b/>
          <w:sz w:val="20"/>
          <w:szCs w:val="20"/>
          <w:lang w:val="pt-BR" w:eastAsia="en-US"/>
        </w:rPr>
      </w:pPr>
    </w:p>
    <w:p w14:paraId="48F7B39F" w14:textId="77777777" w:rsidR="005A02A2" w:rsidRPr="000D0E9C" w:rsidRDefault="005A02A2" w:rsidP="0007699E">
      <w:pPr>
        <w:rPr>
          <w:rFonts w:asciiTheme="minorHAnsi" w:hAnsiTheme="minorHAnsi"/>
          <w:b/>
          <w:sz w:val="28"/>
          <w:szCs w:val="28"/>
          <w:lang w:val="pt-BR" w:eastAsia="en-US"/>
        </w:rPr>
      </w:pPr>
    </w:p>
    <w:p w14:paraId="61B2ABD5" w14:textId="77777777" w:rsidR="0007699E" w:rsidRPr="005A02A2" w:rsidRDefault="0007699E" w:rsidP="0007699E">
      <w:pPr>
        <w:rPr>
          <w:rFonts w:asciiTheme="minorHAnsi" w:hAnsiTheme="minorHAnsi"/>
          <w:b/>
          <w:sz w:val="28"/>
          <w:szCs w:val="28"/>
          <w:lang w:val="en-US" w:eastAsia="en-US"/>
        </w:rPr>
      </w:pPr>
      <w:r w:rsidRPr="005A02A2">
        <w:rPr>
          <w:rFonts w:asciiTheme="minorHAnsi" w:hAnsiTheme="minorHAnsi"/>
          <w:b/>
          <w:sz w:val="28"/>
          <w:szCs w:val="28"/>
          <w:lang w:val="en-US" w:eastAsia="en-US"/>
        </w:rPr>
        <w:t>Contributors</w:t>
      </w:r>
      <w:r w:rsidR="00420BEF" w:rsidRPr="005A02A2">
        <w:rPr>
          <w:rFonts w:asciiTheme="minorHAnsi" w:hAnsiTheme="minorHAnsi"/>
          <w:b/>
          <w:sz w:val="28"/>
          <w:szCs w:val="28"/>
          <w:lang w:val="en-US" w:eastAsia="en-US"/>
        </w:rPr>
        <w:t xml:space="preserve"> &amp; Reviewers</w:t>
      </w:r>
    </w:p>
    <w:p w14:paraId="1E76F8C0" w14:textId="77777777" w:rsidR="00420BEF" w:rsidRPr="005A02A2" w:rsidRDefault="00420BEF" w:rsidP="00420BEF">
      <w:pPr>
        <w:spacing w:before="120"/>
        <w:rPr>
          <w:rFonts w:asciiTheme="minorHAnsi" w:hAnsiTheme="minorHAnsi" w:cstheme="minorHAnsi"/>
          <w:i/>
          <w:iCs/>
          <w:color w:val="0070C0"/>
          <w:sz w:val="20"/>
          <w:szCs w:val="20"/>
        </w:rPr>
      </w:pPr>
      <w:r w:rsidRPr="005A02A2">
        <w:rPr>
          <w:rFonts w:asciiTheme="minorHAnsi" w:hAnsiTheme="minorHAnsi" w:cstheme="minorHAnsi"/>
          <w:i/>
          <w:iCs/>
          <w:color w:val="0070C0"/>
          <w:sz w:val="20"/>
          <w:szCs w:val="20"/>
        </w:rPr>
        <w:t>This section is to identify parties who contributed to the business requirements or have a vested interest in the project.  Examples include subject matter experts, operations teams, downstream customer facing application product owners, and technology partners. Note, you can use the list of individuals from the Gate 3 Stakeholder Alignment meeting as a starting point for identifying your key constituents.  Reach out to those individuals to obtain points of contact for your requirements gathering sessions.</w:t>
      </w:r>
    </w:p>
    <w:p w14:paraId="5531A694" w14:textId="77777777" w:rsidR="00BE0785" w:rsidRPr="00420BEF" w:rsidRDefault="00BE0785" w:rsidP="00420BEF">
      <w:pPr>
        <w:spacing w:before="120"/>
        <w:rPr>
          <w:rFonts w:asciiTheme="minorHAnsi" w:hAnsiTheme="minorHAnsi" w:cstheme="minorHAnsi"/>
          <w:i/>
          <w:iCs/>
          <w:color w:val="0070C0"/>
          <w:sz w:val="20"/>
          <w:szCs w:val="20"/>
        </w:rPr>
      </w:pPr>
      <w:hyperlink r:id="rId14" w:history="1">
        <w:r w:rsidRPr="00BE0785">
          <w:rPr>
            <w:rStyle w:val="Hyperlink"/>
          </w:rPr>
          <w:t>https://shusa.sharepoint.com/sites/pmo/Pages/OpsReadiness.aspx</w:t>
        </w:r>
      </w:hyperlink>
    </w:p>
    <w:p w14:paraId="2BC2A5D6" w14:textId="77777777" w:rsidR="00704295" w:rsidRDefault="00704295" w:rsidP="0007699E">
      <w:pPr>
        <w:pStyle w:val="BodyText"/>
        <w:ind w:left="0"/>
        <w:rPr>
          <w:rFonts w:ascii="Calibri" w:hAnsi="Calibri"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2900"/>
        <w:gridCol w:w="3777"/>
      </w:tblGrid>
      <w:tr w:rsidR="00420BEF" w14:paraId="08B74FD2" w14:textId="77777777" w:rsidTr="00704295">
        <w:trPr>
          <w:trHeight w:val="576"/>
        </w:trPr>
        <w:tc>
          <w:tcPr>
            <w:tcW w:w="1249" w:type="pct"/>
            <w:shd w:val="clear" w:color="auto" w:fill="808080" w:themeFill="background1" w:themeFillShade="80"/>
            <w:vAlign w:val="center"/>
            <w:hideMark/>
          </w:tcPr>
          <w:p w14:paraId="12A14841" w14:textId="77777777" w:rsidR="00420BEF" w:rsidRDefault="00420BEF" w:rsidP="00572A2B">
            <w:pPr>
              <w:spacing w:before="60" w:after="60"/>
              <w:jc w:val="center"/>
              <w:rPr>
                <w:rFonts w:ascii="Calibri" w:hAnsi="Calibri"/>
                <w:b/>
                <w:bCs/>
                <w:color w:val="FFFFFF"/>
                <w:sz w:val="20"/>
                <w:szCs w:val="20"/>
              </w:rPr>
            </w:pPr>
            <w:r>
              <w:rPr>
                <w:rFonts w:ascii="Calibri" w:hAnsi="Calibri"/>
                <w:b/>
                <w:bCs/>
                <w:color w:val="FFFFFF"/>
                <w:sz w:val="20"/>
                <w:szCs w:val="20"/>
              </w:rPr>
              <w:t>Colleague Name</w:t>
            </w:r>
          </w:p>
        </w:tc>
        <w:tc>
          <w:tcPr>
            <w:tcW w:w="1629" w:type="pct"/>
            <w:shd w:val="clear" w:color="auto" w:fill="808080" w:themeFill="background1" w:themeFillShade="80"/>
            <w:vAlign w:val="center"/>
            <w:hideMark/>
          </w:tcPr>
          <w:p w14:paraId="505DABAC" w14:textId="77777777" w:rsidR="00420BEF" w:rsidRDefault="00420BEF" w:rsidP="00572A2B">
            <w:pPr>
              <w:spacing w:before="60" w:after="60"/>
              <w:jc w:val="center"/>
              <w:rPr>
                <w:rFonts w:ascii="Calibri" w:hAnsi="Calibri"/>
                <w:b/>
                <w:bCs/>
                <w:color w:val="FFFFFF"/>
                <w:sz w:val="20"/>
                <w:szCs w:val="20"/>
              </w:rPr>
            </w:pPr>
            <w:r>
              <w:rPr>
                <w:rFonts w:ascii="Calibri" w:hAnsi="Calibri"/>
                <w:b/>
                <w:bCs/>
                <w:color w:val="FFFFFF"/>
                <w:sz w:val="20"/>
                <w:szCs w:val="20"/>
              </w:rPr>
              <w:t>Colleague Title</w:t>
            </w:r>
          </w:p>
        </w:tc>
        <w:tc>
          <w:tcPr>
            <w:tcW w:w="2122" w:type="pct"/>
            <w:shd w:val="clear" w:color="auto" w:fill="808080" w:themeFill="background1" w:themeFillShade="80"/>
            <w:vAlign w:val="center"/>
          </w:tcPr>
          <w:p w14:paraId="3C42A974" w14:textId="77777777" w:rsidR="00420BEF" w:rsidRDefault="00420BEF" w:rsidP="00572A2B">
            <w:pPr>
              <w:spacing w:before="60" w:after="60"/>
              <w:jc w:val="center"/>
              <w:rPr>
                <w:rFonts w:ascii="Calibri" w:hAnsi="Calibri"/>
                <w:b/>
                <w:bCs/>
                <w:color w:val="FFFFFF"/>
                <w:sz w:val="20"/>
                <w:szCs w:val="20"/>
              </w:rPr>
            </w:pPr>
            <w:r>
              <w:rPr>
                <w:rFonts w:ascii="Calibri" w:hAnsi="Calibri"/>
                <w:b/>
                <w:bCs/>
                <w:color w:val="FFFFFF"/>
                <w:sz w:val="20"/>
                <w:szCs w:val="20"/>
              </w:rPr>
              <w:t>Business Line</w:t>
            </w:r>
          </w:p>
          <w:p w14:paraId="348FB8F5" w14:textId="77777777" w:rsidR="00687262" w:rsidRDefault="00687262" w:rsidP="00572A2B">
            <w:pPr>
              <w:spacing w:before="60" w:after="60"/>
              <w:jc w:val="center"/>
              <w:rPr>
                <w:rFonts w:ascii="Calibri" w:hAnsi="Calibri"/>
                <w:b/>
                <w:bCs/>
                <w:color w:val="FFFFFF"/>
                <w:sz w:val="20"/>
                <w:szCs w:val="20"/>
                <w:lang w:val="en-US" w:eastAsia="en-US"/>
              </w:rPr>
            </w:pPr>
          </w:p>
        </w:tc>
      </w:tr>
      <w:tr w:rsidR="00687262" w14:paraId="3F28A373" w14:textId="77777777" w:rsidTr="00687262">
        <w:trPr>
          <w:trHeight w:val="576"/>
        </w:trPr>
        <w:tc>
          <w:tcPr>
            <w:tcW w:w="1249" w:type="pct"/>
            <w:vAlign w:val="center"/>
          </w:tcPr>
          <w:p w14:paraId="714C8860" w14:textId="3D677E92" w:rsidR="00687262" w:rsidRPr="00687262" w:rsidRDefault="00687262" w:rsidP="00572A2B">
            <w:pPr>
              <w:spacing w:before="60" w:after="60"/>
              <w:jc w:val="center"/>
              <w:rPr>
                <w:rFonts w:ascii="Calibri" w:hAnsi="Calibri"/>
                <w:b/>
                <w:bCs/>
                <w:sz w:val="20"/>
                <w:szCs w:val="20"/>
              </w:rPr>
            </w:pPr>
            <w:r w:rsidRPr="00687262">
              <w:rPr>
                <w:rFonts w:ascii="Calibri" w:hAnsi="Calibri"/>
                <w:b/>
                <w:bCs/>
                <w:sz w:val="20"/>
                <w:szCs w:val="20"/>
              </w:rPr>
              <w:t>Marcus Medeiros</w:t>
            </w:r>
          </w:p>
        </w:tc>
        <w:tc>
          <w:tcPr>
            <w:tcW w:w="1629" w:type="pct"/>
            <w:vAlign w:val="center"/>
          </w:tcPr>
          <w:p w14:paraId="2018CB14" w14:textId="6891D9B2" w:rsidR="00687262" w:rsidRPr="00687262" w:rsidRDefault="00687262" w:rsidP="00572A2B">
            <w:pPr>
              <w:spacing w:before="60" w:after="60"/>
              <w:jc w:val="center"/>
              <w:rPr>
                <w:rFonts w:ascii="Calibri" w:hAnsi="Calibri"/>
                <w:b/>
                <w:bCs/>
                <w:sz w:val="20"/>
                <w:szCs w:val="20"/>
              </w:rPr>
            </w:pPr>
            <w:r w:rsidRPr="00687262">
              <w:rPr>
                <w:rFonts w:ascii="Calibri" w:hAnsi="Calibri"/>
                <w:b/>
                <w:bCs/>
                <w:sz w:val="20"/>
                <w:szCs w:val="20"/>
              </w:rPr>
              <w:t>Project Manager</w:t>
            </w:r>
          </w:p>
        </w:tc>
        <w:tc>
          <w:tcPr>
            <w:tcW w:w="2122" w:type="pct"/>
            <w:vAlign w:val="center"/>
          </w:tcPr>
          <w:p w14:paraId="72339002" w14:textId="2674E7D8" w:rsidR="00687262" w:rsidRPr="00687262" w:rsidRDefault="00687262" w:rsidP="00572A2B">
            <w:pPr>
              <w:spacing w:before="60" w:after="60"/>
              <w:jc w:val="center"/>
              <w:rPr>
                <w:rFonts w:ascii="Calibri" w:hAnsi="Calibri"/>
                <w:b/>
                <w:bCs/>
                <w:sz w:val="20"/>
                <w:szCs w:val="20"/>
              </w:rPr>
            </w:pPr>
            <w:r>
              <w:rPr>
                <w:rFonts w:ascii="Calibri" w:hAnsi="Calibri"/>
                <w:b/>
                <w:bCs/>
                <w:sz w:val="20"/>
                <w:szCs w:val="20"/>
              </w:rPr>
              <w:t>Treasury</w:t>
            </w:r>
          </w:p>
        </w:tc>
      </w:tr>
    </w:tbl>
    <w:p w14:paraId="33D1C41D" w14:textId="77777777" w:rsidR="001A3B1C" w:rsidRDefault="001A3B1C" w:rsidP="0007699E">
      <w:pPr>
        <w:spacing w:line="240" w:lineRule="exact"/>
        <w:rPr>
          <w:rFonts w:asciiTheme="minorHAnsi" w:hAnsiTheme="minorHAnsi" w:cstheme="minorHAnsi"/>
          <w:color w:val="FF0000"/>
          <w:sz w:val="20"/>
          <w:szCs w:val="20"/>
          <w:lang w:val="en-US" w:eastAsia="en-US"/>
        </w:rPr>
      </w:pPr>
    </w:p>
    <w:p w14:paraId="115D61F5" w14:textId="77777777" w:rsidR="001A3B1C" w:rsidRDefault="001A3B1C">
      <w:pPr>
        <w:rPr>
          <w:rFonts w:asciiTheme="minorHAnsi" w:hAnsiTheme="minorHAnsi" w:cstheme="minorHAnsi"/>
          <w:color w:val="FF0000"/>
          <w:sz w:val="20"/>
          <w:szCs w:val="20"/>
          <w:lang w:val="en-US" w:eastAsia="en-US"/>
        </w:rPr>
      </w:pPr>
      <w:r>
        <w:rPr>
          <w:rFonts w:asciiTheme="minorHAnsi" w:hAnsiTheme="minorHAnsi" w:cstheme="minorHAnsi"/>
          <w:color w:val="FF0000"/>
          <w:sz w:val="20"/>
          <w:szCs w:val="20"/>
          <w:lang w:val="en-US" w:eastAsia="en-US"/>
        </w:rPr>
        <w:br w:type="page"/>
      </w:r>
    </w:p>
    <w:p w14:paraId="4683AA2D" w14:textId="77777777" w:rsidR="0007699E" w:rsidRPr="000B2CC2" w:rsidRDefault="0007699E" w:rsidP="0007699E">
      <w:pPr>
        <w:spacing w:line="240" w:lineRule="exact"/>
        <w:rPr>
          <w:rFonts w:asciiTheme="minorHAnsi" w:hAnsiTheme="minorHAnsi" w:cstheme="minorHAnsi"/>
          <w:color w:val="FF0000"/>
          <w:sz w:val="20"/>
          <w:szCs w:val="20"/>
          <w:lang w:val="en-US" w:eastAsia="en-US"/>
        </w:rPr>
      </w:pPr>
    </w:p>
    <w:p w14:paraId="442466B3" w14:textId="77777777" w:rsidR="0007699E" w:rsidRDefault="0007699E" w:rsidP="0007699E">
      <w:pPr>
        <w:rPr>
          <w:rFonts w:asciiTheme="minorHAnsi" w:hAnsiTheme="minorHAnsi"/>
          <w:b/>
          <w:sz w:val="20"/>
          <w:szCs w:val="20"/>
          <w:lang w:val="en-US" w:eastAsia="en-US"/>
        </w:rPr>
      </w:pPr>
    </w:p>
    <w:p w14:paraId="4384BF83" w14:textId="77777777" w:rsidR="00CA315F" w:rsidRDefault="00CA315F" w:rsidP="0007699E">
      <w:pPr>
        <w:rPr>
          <w:rFonts w:asciiTheme="minorHAnsi" w:hAnsiTheme="minorHAnsi" w:cstheme="minorHAnsi"/>
          <w:b/>
          <w:bCs/>
          <w:sz w:val="28"/>
          <w:szCs w:val="28"/>
          <w:lang w:val="en-US" w:eastAsia="en-US"/>
        </w:rPr>
      </w:pPr>
      <w:bookmarkStart w:id="0" w:name="_Hlk81551516"/>
      <w:r w:rsidRPr="00CA315F">
        <w:rPr>
          <w:rFonts w:asciiTheme="minorHAnsi" w:hAnsiTheme="minorHAnsi" w:cstheme="minorHAnsi"/>
          <w:b/>
          <w:bCs/>
          <w:sz w:val="28"/>
          <w:szCs w:val="28"/>
          <w:lang w:val="en-US" w:eastAsia="en-US"/>
        </w:rPr>
        <w:t>Peer Review</w:t>
      </w:r>
      <w:r>
        <w:rPr>
          <w:rFonts w:asciiTheme="minorHAnsi" w:hAnsiTheme="minorHAnsi" w:cstheme="minorHAnsi"/>
          <w:b/>
          <w:bCs/>
          <w:sz w:val="28"/>
          <w:szCs w:val="28"/>
          <w:lang w:val="en-US" w:eastAsia="en-US"/>
        </w:rPr>
        <w:t>ers</w:t>
      </w:r>
      <w:r w:rsidRPr="00CA315F">
        <w:rPr>
          <w:rFonts w:asciiTheme="minorHAnsi" w:hAnsiTheme="minorHAnsi" w:cstheme="minorHAnsi"/>
          <w:b/>
          <w:bCs/>
          <w:sz w:val="28"/>
          <w:szCs w:val="28"/>
          <w:lang w:val="en-US" w:eastAsia="en-US"/>
        </w:rPr>
        <w:t xml:space="preserve"> </w:t>
      </w:r>
    </w:p>
    <w:p w14:paraId="56B3E04D" w14:textId="77777777" w:rsidR="005A02A2" w:rsidRDefault="005A02A2" w:rsidP="0007699E">
      <w:pPr>
        <w:rPr>
          <w:rFonts w:asciiTheme="minorHAnsi" w:hAnsiTheme="minorHAnsi" w:cstheme="minorHAnsi"/>
          <w:b/>
          <w:bCs/>
          <w:sz w:val="28"/>
          <w:szCs w:val="28"/>
          <w:lang w:val="en-US" w:eastAsia="en-US"/>
        </w:rPr>
      </w:pPr>
    </w:p>
    <w:p w14:paraId="12D31D76" w14:textId="77777777" w:rsidR="00026423" w:rsidRDefault="0008699F" w:rsidP="001A3B1C">
      <w:pPr>
        <w:pStyle w:val="BodyText"/>
        <w:ind w:left="0"/>
        <w:jc w:val="both"/>
        <w:rPr>
          <w:rFonts w:ascii="Calibri" w:hAnsi="Calibri" w:cs="Arial"/>
          <w:sz w:val="22"/>
          <w:szCs w:val="22"/>
          <w:lang w:eastAsia="en-CA"/>
        </w:rPr>
      </w:pPr>
      <w:bookmarkStart w:id="1" w:name="_Hlk81551670"/>
      <w:r w:rsidRPr="0008699F">
        <w:rPr>
          <w:rFonts w:ascii="Calibri" w:hAnsi="Calibri" w:cs="Arial"/>
          <w:lang w:eastAsia="en-CA"/>
        </w:rPr>
        <w:t>The following Peer Review team members acknowledge the completion of the analysis and discussion of the BRD with the business analyst, and attendance in the Peer Review meeting.</w:t>
      </w:r>
      <w:r w:rsidRPr="0008699F">
        <w:rPr>
          <w:rFonts w:ascii="Calibri" w:hAnsi="Calibri" w:cs="Arial"/>
          <w:sz w:val="22"/>
          <w:szCs w:val="22"/>
          <w:lang w:eastAsia="en-CA"/>
        </w:rPr>
        <w:t>   </w:t>
      </w:r>
    </w:p>
    <w:p w14:paraId="73951C30" w14:textId="634FC472" w:rsidR="00861591" w:rsidRPr="00861591" w:rsidRDefault="00861591" w:rsidP="00861591">
      <w:pPr>
        <w:pStyle w:val="BodyText"/>
        <w:ind w:left="0"/>
        <w:jc w:val="both"/>
        <w:rPr>
          <w:rFonts w:ascii="Calibri" w:hAnsi="Calibri" w:cs="Arial"/>
          <w:b/>
          <w:bCs/>
          <w:sz w:val="22"/>
          <w:szCs w:val="22"/>
          <w:lang w:val="en-US"/>
        </w:rPr>
      </w:pPr>
      <w:r w:rsidRPr="00861591">
        <w:rPr>
          <w:rFonts w:ascii="Calibri" w:hAnsi="Calibri" w:cs="Arial"/>
          <w:b/>
          <w:bCs/>
          <w:sz w:val="22"/>
          <w:szCs w:val="22"/>
          <w:lang w:val="en-US"/>
        </w:rPr>
        <w:t xml:space="preserve">Not applicable. BSI </w:t>
      </w:r>
      <w:r>
        <w:rPr>
          <w:rFonts w:ascii="Calibri" w:hAnsi="Calibri" w:cs="Arial"/>
          <w:b/>
          <w:bCs/>
          <w:sz w:val="22"/>
          <w:szCs w:val="22"/>
          <w:lang w:val="en-US"/>
        </w:rPr>
        <w:t>do not have a</w:t>
      </w:r>
      <w:r w:rsidRPr="00861591">
        <w:rPr>
          <w:rFonts w:ascii="Calibri" w:hAnsi="Calibri" w:cs="Arial"/>
          <w:b/>
          <w:bCs/>
          <w:sz w:val="22"/>
          <w:szCs w:val="22"/>
          <w:lang w:val="en-US"/>
        </w:rPr>
        <w:t xml:space="preserve"> BA </w:t>
      </w:r>
      <w:r>
        <w:rPr>
          <w:rFonts w:ascii="Calibri" w:hAnsi="Calibri" w:cs="Arial"/>
          <w:b/>
          <w:bCs/>
          <w:sz w:val="22"/>
          <w:szCs w:val="22"/>
          <w:lang w:val="en-US"/>
        </w:rPr>
        <w:t xml:space="preserve">role </w:t>
      </w:r>
      <w:r w:rsidRPr="00861591">
        <w:rPr>
          <w:rFonts w:ascii="Calibri" w:hAnsi="Calibri" w:cs="Arial"/>
          <w:b/>
          <w:bCs/>
          <w:sz w:val="22"/>
          <w:szCs w:val="22"/>
          <w:lang w:val="en-US"/>
        </w:rPr>
        <w:t>to do this additional check as communicated already to SHUSA</w:t>
      </w:r>
    </w:p>
    <w:p w14:paraId="422030BA" w14:textId="3A674F54" w:rsidR="001A3B1C" w:rsidRPr="0008699F" w:rsidRDefault="0008699F" w:rsidP="001A3B1C">
      <w:pPr>
        <w:pStyle w:val="BodyText"/>
        <w:ind w:left="0"/>
        <w:jc w:val="both"/>
        <w:rPr>
          <w:rFonts w:ascii="Calibri" w:hAnsi="Calibri" w:cs="Arial"/>
          <w:sz w:val="22"/>
          <w:szCs w:val="22"/>
          <w:lang w:eastAsia="en-CA"/>
        </w:rPr>
      </w:pPr>
      <w:r w:rsidRPr="0008699F">
        <w:rPr>
          <w:rFonts w:ascii="Calibri" w:hAnsi="Calibri" w:cs="Arial"/>
          <w:sz w:val="22"/>
          <w:szCs w:val="22"/>
          <w:lang w:eastAsia="en-CA"/>
        </w:rP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5"/>
        <w:gridCol w:w="2225"/>
        <w:gridCol w:w="2225"/>
        <w:gridCol w:w="2225"/>
      </w:tblGrid>
      <w:tr w:rsidR="00CA315F" w14:paraId="2FB43846" w14:textId="77777777" w:rsidTr="00CA315F">
        <w:trPr>
          <w:trHeight w:val="576"/>
        </w:trPr>
        <w:tc>
          <w:tcPr>
            <w:tcW w:w="1250" w:type="pct"/>
            <w:shd w:val="clear" w:color="auto" w:fill="808080" w:themeFill="background1" w:themeFillShade="80"/>
            <w:vAlign w:val="center"/>
            <w:hideMark/>
          </w:tcPr>
          <w:bookmarkEnd w:id="1"/>
          <w:p w14:paraId="67FA3180" w14:textId="77777777" w:rsidR="00CA315F" w:rsidRDefault="004157B9" w:rsidP="00CA315F">
            <w:pPr>
              <w:spacing w:before="60" w:after="60"/>
              <w:jc w:val="center"/>
              <w:rPr>
                <w:rFonts w:ascii="Calibri" w:hAnsi="Calibri"/>
                <w:b/>
                <w:bCs/>
                <w:color w:val="FFFFFF"/>
                <w:sz w:val="20"/>
                <w:szCs w:val="20"/>
              </w:rPr>
            </w:pPr>
            <w:r>
              <w:rPr>
                <w:rFonts w:ascii="Calibri" w:hAnsi="Calibri"/>
                <w:b/>
                <w:bCs/>
                <w:color w:val="FFFFFF"/>
                <w:sz w:val="20"/>
                <w:szCs w:val="20"/>
              </w:rPr>
              <w:t xml:space="preserve">COE </w:t>
            </w:r>
            <w:r w:rsidR="00CA315F">
              <w:rPr>
                <w:rFonts w:ascii="Calibri" w:hAnsi="Calibri"/>
                <w:b/>
                <w:bCs/>
                <w:color w:val="FFFFFF"/>
                <w:sz w:val="20"/>
                <w:szCs w:val="20"/>
              </w:rPr>
              <w:t xml:space="preserve">Peer Reviewer  </w:t>
            </w:r>
          </w:p>
        </w:tc>
        <w:tc>
          <w:tcPr>
            <w:tcW w:w="1250" w:type="pct"/>
            <w:shd w:val="clear" w:color="auto" w:fill="808080" w:themeFill="background1" w:themeFillShade="80"/>
            <w:vAlign w:val="center"/>
            <w:hideMark/>
          </w:tcPr>
          <w:p w14:paraId="0449E4DA" w14:textId="77777777" w:rsidR="00CA315F" w:rsidRDefault="00CA315F" w:rsidP="00CA315F">
            <w:pPr>
              <w:spacing w:before="60" w:after="60"/>
              <w:jc w:val="center"/>
              <w:rPr>
                <w:rFonts w:ascii="Calibri" w:hAnsi="Calibri"/>
                <w:b/>
                <w:bCs/>
                <w:color w:val="FFFFFF"/>
                <w:sz w:val="20"/>
                <w:szCs w:val="20"/>
              </w:rPr>
            </w:pPr>
            <w:r>
              <w:rPr>
                <w:rFonts w:ascii="Calibri" w:hAnsi="Calibri"/>
                <w:b/>
                <w:bCs/>
                <w:color w:val="FFFFFF"/>
                <w:sz w:val="20"/>
                <w:szCs w:val="20"/>
              </w:rPr>
              <w:t xml:space="preserve">Peer </w:t>
            </w:r>
            <w:proofErr w:type="gramStart"/>
            <w:r>
              <w:rPr>
                <w:rFonts w:ascii="Calibri" w:hAnsi="Calibri"/>
                <w:b/>
                <w:bCs/>
                <w:color w:val="FFFFFF"/>
                <w:sz w:val="20"/>
                <w:szCs w:val="20"/>
              </w:rPr>
              <w:t>Reviewer  1</w:t>
            </w:r>
            <w:proofErr w:type="gramEnd"/>
          </w:p>
        </w:tc>
        <w:tc>
          <w:tcPr>
            <w:tcW w:w="1250" w:type="pct"/>
            <w:shd w:val="clear" w:color="auto" w:fill="808080" w:themeFill="background1" w:themeFillShade="80"/>
            <w:vAlign w:val="center"/>
          </w:tcPr>
          <w:p w14:paraId="21DD4182" w14:textId="77777777" w:rsidR="00CA315F" w:rsidRDefault="00CA315F" w:rsidP="00CA315F">
            <w:pPr>
              <w:spacing w:before="60" w:after="60"/>
              <w:jc w:val="center"/>
              <w:rPr>
                <w:rFonts w:ascii="Calibri" w:hAnsi="Calibri"/>
                <w:b/>
                <w:bCs/>
                <w:color w:val="FFFFFF"/>
                <w:sz w:val="20"/>
                <w:szCs w:val="20"/>
                <w:lang w:val="en-US" w:eastAsia="en-US"/>
              </w:rPr>
            </w:pPr>
            <w:r>
              <w:rPr>
                <w:rFonts w:ascii="Calibri" w:hAnsi="Calibri"/>
                <w:b/>
                <w:bCs/>
                <w:color w:val="FFFFFF"/>
                <w:sz w:val="20"/>
                <w:szCs w:val="20"/>
              </w:rPr>
              <w:t>Peer Reviewer 2</w:t>
            </w:r>
          </w:p>
        </w:tc>
        <w:tc>
          <w:tcPr>
            <w:tcW w:w="1250" w:type="pct"/>
            <w:shd w:val="clear" w:color="auto" w:fill="808080" w:themeFill="background1" w:themeFillShade="80"/>
            <w:vAlign w:val="center"/>
          </w:tcPr>
          <w:p w14:paraId="4026E88D" w14:textId="77777777" w:rsidR="00CA315F" w:rsidRDefault="00CA315F" w:rsidP="00CA315F">
            <w:pPr>
              <w:spacing w:before="60" w:after="60"/>
              <w:jc w:val="center"/>
              <w:rPr>
                <w:rFonts w:ascii="Calibri" w:hAnsi="Calibri"/>
                <w:b/>
                <w:bCs/>
                <w:color w:val="FFFFFF"/>
                <w:sz w:val="20"/>
                <w:szCs w:val="20"/>
              </w:rPr>
            </w:pPr>
            <w:r>
              <w:rPr>
                <w:rFonts w:ascii="Calibri" w:hAnsi="Calibri"/>
                <w:b/>
                <w:bCs/>
                <w:color w:val="FFFFFF"/>
                <w:sz w:val="20"/>
                <w:szCs w:val="20"/>
              </w:rPr>
              <w:t>Peer Review Meeting Date</w:t>
            </w:r>
          </w:p>
        </w:tc>
      </w:tr>
      <w:tr w:rsidR="004157B9" w:rsidRPr="00ED2C4B" w14:paraId="53D8284A" w14:textId="77777777" w:rsidTr="001A3B1C">
        <w:trPr>
          <w:trHeight w:val="315"/>
        </w:trPr>
        <w:tc>
          <w:tcPr>
            <w:tcW w:w="1250" w:type="pct"/>
            <w:vAlign w:val="center"/>
            <w:hideMark/>
          </w:tcPr>
          <w:p w14:paraId="2FDFA11C" w14:textId="6DA81768" w:rsidR="004157B9" w:rsidRPr="00ED2C4B" w:rsidRDefault="004157B9" w:rsidP="004157B9">
            <w:pPr>
              <w:rPr>
                <w:rFonts w:ascii="Calibri" w:hAnsi="Calibri"/>
                <w:iCs/>
                <w:color w:val="0070C0"/>
                <w:sz w:val="20"/>
                <w:szCs w:val="20"/>
              </w:rPr>
            </w:pPr>
          </w:p>
        </w:tc>
        <w:tc>
          <w:tcPr>
            <w:tcW w:w="1250" w:type="pct"/>
            <w:hideMark/>
          </w:tcPr>
          <w:p w14:paraId="3134742F" w14:textId="77777777" w:rsidR="004157B9" w:rsidRPr="00ED2C4B" w:rsidRDefault="004157B9" w:rsidP="004157B9">
            <w:pPr>
              <w:rPr>
                <w:rFonts w:ascii="Calibri" w:hAnsi="Calibri"/>
                <w:iCs/>
                <w:color w:val="0070C0"/>
                <w:sz w:val="20"/>
                <w:szCs w:val="20"/>
              </w:rPr>
            </w:pPr>
            <w:r w:rsidRPr="00CD6DB9">
              <w:rPr>
                <w:rFonts w:ascii="Calibri" w:hAnsi="Calibri"/>
                <w:iCs/>
                <w:color w:val="0070C0"/>
                <w:sz w:val="20"/>
                <w:szCs w:val="20"/>
              </w:rPr>
              <w:t>&lt;Name&gt;</w:t>
            </w:r>
          </w:p>
        </w:tc>
        <w:tc>
          <w:tcPr>
            <w:tcW w:w="1250" w:type="pct"/>
          </w:tcPr>
          <w:p w14:paraId="4459EDB7" w14:textId="77777777" w:rsidR="004157B9" w:rsidRPr="00ED2C4B" w:rsidRDefault="004157B9" w:rsidP="004157B9">
            <w:pPr>
              <w:rPr>
                <w:rFonts w:ascii="Calibri" w:hAnsi="Calibri"/>
                <w:iCs/>
                <w:color w:val="0070C0"/>
                <w:sz w:val="20"/>
                <w:szCs w:val="20"/>
              </w:rPr>
            </w:pPr>
            <w:r w:rsidRPr="00CD6DB9">
              <w:rPr>
                <w:rFonts w:ascii="Calibri" w:hAnsi="Calibri"/>
                <w:iCs/>
                <w:color w:val="0070C0"/>
                <w:sz w:val="20"/>
                <w:szCs w:val="20"/>
              </w:rPr>
              <w:t>&lt;Name&gt;</w:t>
            </w:r>
          </w:p>
        </w:tc>
        <w:tc>
          <w:tcPr>
            <w:tcW w:w="1250" w:type="pct"/>
          </w:tcPr>
          <w:p w14:paraId="490159A0" w14:textId="77777777" w:rsidR="004157B9" w:rsidRPr="00ED2C4B" w:rsidRDefault="004157B9" w:rsidP="004157B9">
            <w:pPr>
              <w:rPr>
                <w:rFonts w:ascii="Calibri" w:hAnsi="Calibri"/>
                <w:iCs/>
                <w:color w:val="0070C0"/>
                <w:sz w:val="20"/>
                <w:szCs w:val="20"/>
              </w:rPr>
            </w:pPr>
            <w:r w:rsidRPr="00CD6DB9">
              <w:rPr>
                <w:rFonts w:ascii="Calibri" w:hAnsi="Calibri"/>
                <w:iCs/>
                <w:color w:val="0070C0"/>
                <w:sz w:val="20"/>
                <w:szCs w:val="20"/>
              </w:rPr>
              <w:t>&lt;</w:t>
            </w:r>
            <w:r>
              <w:rPr>
                <w:rFonts w:ascii="Calibri" w:hAnsi="Calibri"/>
                <w:iCs/>
                <w:color w:val="0070C0"/>
                <w:sz w:val="20"/>
                <w:szCs w:val="20"/>
              </w:rPr>
              <w:t>Date</w:t>
            </w:r>
            <w:r w:rsidRPr="00CD6DB9">
              <w:rPr>
                <w:rFonts w:ascii="Calibri" w:hAnsi="Calibri"/>
                <w:iCs/>
                <w:color w:val="0070C0"/>
                <w:sz w:val="20"/>
                <w:szCs w:val="20"/>
              </w:rPr>
              <w:t>&gt;</w:t>
            </w:r>
          </w:p>
        </w:tc>
      </w:tr>
      <w:tr w:rsidR="00687262" w:rsidRPr="00ED2C4B" w14:paraId="2D6D44AF" w14:textId="77777777" w:rsidTr="001A3B1C">
        <w:trPr>
          <w:trHeight w:val="315"/>
        </w:trPr>
        <w:tc>
          <w:tcPr>
            <w:tcW w:w="1250" w:type="pct"/>
            <w:vAlign w:val="center"/>
          </w:tcPr>
          <w:p w14:paraId="12719158" w14:textId="7092F500" w:rsidR="00687262" w:rsidRPr="00ED2C4B" w:rsidRDefault="00687262" w:rsidP="004157B9">
            <w:pPr>
              <w:rPr>
                <w:rFonts w:ascii="Calibri" w:hAnsi="Calibri"/>
                <w:iCs/>
                <w:color w:val="0070C0"/>
                <w:sz w:val="20"/>
                <w:szCs w:val="20"/>
              </w:rPr>
            </w:pPr>
          </w:p>
        </w:tc>
        <w:tc>
          <w:tcPr>
            <w:tcW w:w="1250" w:type="pct"/>
          </w:tcPr>
          <w:p w14:paraId="29E18728" w14:textId="77777777" w:rsidR="00687262" w:rsidRPr="00CD6DB9" w:rsidRDefault="00687262" w:rsidP="004157B9">
            <w:pPr>
              <w:rPr>
                <w:rFonts w:ascii="Calibri" w:hAnsi="Calibri"/>
                <w:iCs/>
                <w:color w:val="0070C0"/>
                <w:sz w:val="20"/>
                <w:szCs w:val="20"/>
              </w:rPr>
            </w:pPr>
          </w:p>
        </w:tc>
        <w:tc>
          <w:tcPr>
            <w:tcW w:w="1250" w:type="pct"/>
          </w:tcPr>
          <w:p w14:paraId="4C0AC71F" w14:textId="77777777" w:rsidR="00687262" w:rsidRPr="00CD6DB9" w:rsidRDefault="00687262" w:rsidP="004157B9">
            <w:pPr>
              <w:rPr>
                <w:rFonts w:ascii="Calibri" w:hAnsi="Calibri"/>
                <w:iCs/>
                <w:color w:val="0070C0"/>
                <w:sz w:val="20"/>
                <w:szCs w:val="20"/>
              </w:rPr>
            </w:pPr>
          </w:p>
        </w:tc>
        <w:tc>
          <w:tcPr>
            <w:tcW w:w="1250" w:type="pct"/>
          </w:tcPr>
          <w:p w14:paraId="5485D5F0" w14:textId="77777777" w:rsidR="00687262" w:rsidRPr="00CD6DB9" w:rsidRDefault="00687262" w:rsidP="004157B9">
            <w:pPr>
              <w:rPr>
                <w:rFonts w:ascii="Calibri" w:hAnsi="Calibri"/>
                <w:iCs/>
                <w:color w:val="0070C0"/>
                <w:sz w:val="20"/>
                <w:szCs w:val="20"/>
              </w:rPr>
            </w:pPr>
          </w:p>
        </w:tc>
      </w:tr>
      <w:bookmarkEnd w:id="0"/>
    </w:tbl>
    <w:p w14:paraId="268E7E91" w14:textId="77777777" w:rsidR="001A3B1C" w:rsidRDefault="001A3B1C" w:rsidP="0007699E">
      <w:pPr>
        <w:rPr>
          <w:rFonts w:asciiTheme="minorHAnsi" w:hAnsiTheme="minorHAnsi"/>
          <w:b/>
          <w:sz w:val="20"/>
          <w:szCs w:val="20"/>
          <w:lang w:val="en-US" w:eastAsia="en-US"/>
        </w:rPr>
      </w:pPr>
    </w:p>
    <w:p w14:paraId="48A28D0D" w14:textId="77777777" w:rsidR="00687262" w:rsidRDefault="001A3B1C" w:rsidP="00687262">
      <w:pPr>
        <w:rPr>
          <w:rFonts w:asciiTheme="minorHAnsi" w:hAnsiTheme="minorHAnsi"/>
          <w:b/>
          <w:sz w:val="28"/>
          <w:szCs w:val="28"/>
          <w:lang w:val="en-US" w:eastAsia="en-US"/>
        </w:rPr>
      </w:pPr>
      <w:r>
        <w:rPr>
          <w:rFonts w:asciiTheme="minorHAnsi" w:hAnsiTheme="minorHAnsi"/>
          <w:b/>
          <w:sz w:val="20"/>
          <w:szCs w:val="20"/>
          <w:lang w:val="en-US" w:eastAsia="en-US"/>
        </w:rPr>
        <w:br w:type="page"/>
      </w:r>
      <w:r w:rsidR="00E67199">
        <w:rPr>
          <w:rFonts w:asciiTheme="minorHAnsi" w:hAnsiTheme="minorHAnsi"/>
          <w:b/>
          <w:sz w:val="20"/>
          <w:szCs w:val="20"/>
          <w:lang w:val="en-US" w:eastAsia="en-US"/>
        </w:rPr>
        <w:lastRenderedPageBreak/>
        <w:t xml:space="preserve"> </w:t>
      </w:r>
      <w:r w:rsidR="00687262" w:rsidRPr="000B2CC2">
        <w:rPr>
          <w:rFonts w:asciiTheme="minorHAnsi" w:hAnsiTheme="minorHAnsi"/>
          <w:b/>
          <w:sz w:val="28"/>
          <w:szCs w:val="28"/>
          <w:lang w:val="en-US" w:eastAsia="en-US"/>
        </w:rPr>
        <w:t>Revision History</w:t>
      </w:r>
    </w:p>
    <w:p w14:paraId="439A58CB" w14:textId="1F0A0CD5" w:rsidR="001A3B1C" w:rsidRDefault="001A3B1C">
      <w:pPr>
        <w:rPr>
          <w:rFonts w:asciiTheme="minorHAnsi" w:hAnsiTheme="minorHAnsi"/>
          <w:b/>
          <w:sz w:val="20"/>
          <w:szCs w:val="20"/>
          <w:lang w:val="en-US" w:eastAsia="en-US"/>
        </w:rPr>
      </w:pPr>
    </w:p>
    <w:p w14:paraId="134D2E9A" w14:textId="77777777" w:rsidR="00CA315F" w:rsidRPr="000B2CC2" w:rsidRDefault="00CA315F" w:rsidP="0007699E">
      <w:pPr>
        <w:rPr>
          <w:rFonts w:asciiTheme="minorHAnsi" w:hAnsiTheme="minorHAnsi"/>
          <w:b/>
          <w:sz w:val="20"/>
          <w:szCs w:val="20"/>
          <w:lang w:val="en-US" w:eastAsia="en-US"/>
        </w:rPr>
      </w:pPr>
    </w:p>
    <w:p w14:paraId="246CC9B8" w14:textId="77777777" w:rsidR="00687262" w:rsidRDefault="00687262" w:rsidP="000013C3">
      <w:pPr>
        <w:rPr>
          <w:rFonts w:asciiTheme="minorHAnsi" w:hAnsiTheme="minorHAnsi"/>
          <w:b/>
          <w:sz w:val="28"/>
          <w:szCs w:val="28"/>
          <w:lang w:val="en-US" w:eastAsia="en-US"/>
        </w:rPr>
      </w:pPr>
    </w:p>
    <w:p w14:paraId="58B3037F" w14:textId="77777777" w:rsidR="00687262" w:rsidRDefault="00687262" w:rsidP="000013C3">
      <w:pPr>
        <w:rPr>
          <w:rFonts w:asciiTheme="minorHAnsi" w:hAnsiTheme="minorHAnsi"/>
          <w:b/>
          <w:sz w:val="28"/>
          <w:szCs w:val="28"/>
          <w:lang w:val="en-US" w:eastAsia="en-US"/>
        </w:rPr>
      </w:pPr>
    </w:p>
    <w:p w14:paraId="1D9AB1E8" w14:textId="77777777" w:rsidR="00687262" w:rsidRDefault="00687262" w:rsidP="000013C3">
      <w:pPr>
        <w:rPr>
          <w:rFonts w:asciiTheme="minorHAnsi" w:hAnsiTheme="minorHAnsi"/>
          <w:b/>
          <w:sz w:val="28"/>
          <w:szCs w:val="28"/>
          <w:lang w:val="en-US" w:eastAsia="en-US"/>
        </w:rPr>
      </w:pPr>
    </w:p>
    <w:p w14:paraId="0AD4E566" w14:textId="77777777" w:rsidR="00687262" w:rsidRDefault="00687262" w:rsidP="000013C3">
      <w:pPr>
        <w:rPr>
          <w:rFonts w:asciiTheme="minorHAnsi" w:hAnsiTheme="minorHAnsi"/>
          <w:b/>
          <w:sz w:val="28"/>
          <w:szCs w:val="28"/>
          <w:lang w:val="en-US" w:eastAsia="en-US"/>
        </w:rPr>
      </w:pPr>
    </w:p>
    <w:p w14:paraId="274B10CB" w14:textId="77777777" w:rsidR="00687262" w:rsidRDefault="00687262" w:rsidP="000013C3">
      <w:pPr>
        <w:rPr>
          <w:rFonts w:asciiTheme="minorHAnsi" w:hAnsiTheme="minorHAnsi"/>
          <w:b/>
          <w:sz w:val="28"/>
          <w:szCs w:val="28"/>
          <w:lang w:val="en-US" w:eastAsia="en-US"/>
        </w:rPr>
      </w:pPr>
    </w:p>
    <w:p w14:paraId="16F37A0B" w14:textId="77777777" w:rsidR="00687262" w:rsidRDefault="00687262" w:rsidP="000013C3">
      <w:pPr>
        <w:rPr>
          <w:rFonts w:asciiTheme="minorHAnsi" w:hAnsiTheme="minorHAnsi"/>
          <w:b/>
          <w:sz w:val="28"/>
          <w:szCs w:val="28"/>
          <w:lang w:val="en-US" w:eastAsia="en-US"/>
        </w:rPr>
      </w:pPr>
    </w:p>
    <w:p w14:paraId="5E4C212B" w14:textId="77777777" w:rsidR="00687262" w:rsidRDefault="00687262" w:rsidP="000013C3">
      <w:pPr>
        <w:rPr>
          <w:rFonts w:asciiTheme="minorHAnsi" w:hAnsiTheme="minorHAnsi"/>
          <w:b/>
          <w:sz w:val="28"/>
          <w:szCs w:val="28"/>
          <w:lang w:val="en-US" w:eastAsia="en-US"/>
        </w:rPr>
      </w:pPr>
    </w:p>
    <w:tbl>
      <w:tblPr>
        <w:tblpPr w:leftFromText="180" w:rightFromText="180" w:vertAnchor="page" w:horzAnchor="margin" w:tblpY="213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0A0" w:firstRow="1" w:lastRow="0" w:firstColumn="1" w:lastColumn="0" w:noHBand="0" w:noVBand="0"/>
      </w:tblPr>
      <w:tblGrid>
        <w:gridCol w:w="2024"/>
        <w:gridCol w:w="979"/>
        <w:gridCol w:w="5897"/>
      </w:tblGrid>
      <w:tr w:rsidR="00687262" w:rsidRPr="005642ED" w14:paraId="7A8DC5F3" w14:textId="77777777" w:rsidTr="00AF6FF4">
        <w:tc>
          <w:tcPr>
            <w:tcW w:w="1137" w:type="pct"/>
            <w:shd w:val="clear" w:color="auto" w:fill="F6E6E6"/>
            <w:vAlign w:val="center"/>
          </w:tcPr>
          <w:p w14:paraId="387C8E4C" w14:textId="77777777" w:rsidR="00687262" w:rsidRPr="005642ED" w:rsidRDefault="00687262" w:rsidP="00AF6FF4">
            <w:pPr>
              <w:pStyle w:val="ChartHeaderInformation"/>
              <w:framePr w:hSpace="0" w:wrap="auto" w:vAnchor="margin" w:hAnchor="text" w:yAlign="inline"/>
              <w:rPr>
                <w:color w:val="000000"/>
              </w:rPr>
            </w:pPr>
            <w:r w:rsidRPr="005642ED">
              <w:rPr>
                <w:color w:val="000000"/>
              </w:rPr>
              <w:t>Date</w:t>
            </w:r>
          </w:p>
        </w:tc>
        <w:tc>
          <w:tcPr>
            <w:tcW w:w="550" w:type="pct"/>
            <w:shd w:val="clear" w:color="auto" w:fill="F6E6E6"/>
            <w:vAlign w:val="center"/>
          </w:tcPr>
          <w:p w14:paraId="1D6BD865" w14:textId="77777777" w:rsidR="00687262" w:rsidRPr="005642ED" w:rsidRDefault="00687262" w:rsidP="00AF6FF4">
            <w:pPr>
              <w:pStyle w:val="ChartHeaderInformation"/>
              <w:framePr w:hSpace="0" w:wrap="auto" w:vAnchor="margin" w:hAnchor="text" w:yAlign="inline"/>
              <w:rPr>
                <w:color w:val="000000"/>
              </w:rPr>
            </w:pPr>
            <w:r w:rsidRPr="005642ED">
              <w:rPr>
                <w:color w:val="000000"/>
              </w:rPr>
              <w:t>Version Number</w:t>
            </w:r>
          </w:p>
        </w:tc>
        <w:tc>
          <w:tcPr>
            <w:tcW w:w="3313" w:type="pct"/>
            <w:shd w:val="clear" w:color="auto" w:fill="F6E6E6"/>
            <w:vAlign w:val="center"/>
          </w:tcPr>
          <w:p w14:paraId="4D596BEA" w14:textId="77777777" w:rsidR="00687262" w:rsidRPr="005642ED" w:rsidRDefault="00687262" w:rsidP="00AF6FF4">
            <w:pPr>
              <w:pStyle w:val="ChartHeaderInformation"/>
              <w:framePr w:hSpace="0" w:wrap="auto" w:vAnchor="margin" w:hAnchor="text" w:yAlign="inline"/>
              <w:rPr>
                <w:color w:val="000000"/>
              </w:rPr>
            </w:pPr>
            <w:r w:rsidRPr="005642ED">
              <w:rPr>
                <w:color w:val="000000"/>
              </w:rPr>
              <w:t>Document Changes</w:t>
            </w:r>
          </w:p>
        </w:tc>
      </w:tr>
      <w:tr w:rsidR="00687262" w:rsidRPr="00CE2F89" w14:paraId="3DCD7C74" w14:textId="77777777" w:rsidTr="00AF6FF4">
        <w:tc>
          <w:tcPr>
            <w:tcW w:w="1137" w:type="pct"/>
            <w:shd w:val="clear" w:color="auto" w:fill="FFFFFF"/>
          </w:tcPr>
          <w:p w14:paraId="2BEFE23B" w14:textId="3F327826" w:rsidR="00687262" w:rsidRPr="00CE2F89" w:rsidRDefault="00687262" w:rsidP="00AF6FF4">
            <w:pPr>
              <w:pStyle w:val="ChartBodyCopy"/>
            </w:pPr>
            <w:r>
              <w:t>02/27/2026</w:t>
            </w:r>
          </w:p>
        </w:tc>
        <w:tc>
          <w:tcPr>
            <w:tcW w:w="550" w:type="pct"/>
            <w:shd w:val="clear" w:color="auto" w:fill="FFFFFF"/>
          </w:tcPr>
          <w:p w14:paraId="2CC6BB17" w14:textId="77777777" w:rsidR="00687262" w:rsidRPr="00CE2F89" w:rsidRDefault="00687262" w:rsidP="00AF6FF4">
            <w:pPr>
              <w:pStyle w:val="ChartBodyCopy"/>
            </w:pPr>
            <w:r w:rsidRPr="00CE2F89">
              <w:t>0.1</w:t>
            </w:r>
          </w:p>
        </w:tc>
        <w:tc>
          <w:tcPr>
            <w:tcW w:w="3313" w:type="pct"/>
            <w:shd w:val="clear" w:color="auto" w:fill="FFFFFF"/>
          </w:tcPr>
          <w:p w14:paraId="5F042A09" w14:textId="77777777" w:rsidR="00687262" w:rsidRPr="00CE2F89" w:rsidRDefault="00687262" w:rsidP="00AF6FF4">
            <w:pPr>
              <w:pStyle w:val="ChartBodyCopy"/>
              <w:tabs>
                <w:tab w:val="left" w:pos="2510"/>
              </w:tabs>
            </w:pPr>
            <w:r w:rsidRPr="00CE2F89">
              <w:t>Initial Draft</w:t>
            </w:r>
            <w:r>
              <w:tab/>
            </w:r>
          </w:p>
        </w:tc>
      </w:tr>
      <w:tr w:rsidR="00E7103F" w:rsidRPr="00CE2F89" w14:paraId="5E55531D" w14:textId="77777777" w:rsidTr="00AF6FF4">
        <w:tc>
          <w:tcPr>
            <w:tcW w:w="1137" w:type="pct"/>
            <w:shd w:val="clear" w:color="auto" w:fill="FFFFFF"/>
          </w:tcPr>
          <w:p w14:paraId="2655F1AA" w14:textId="17FF00F7" w:rsidR="00E7103F" w:rsidRDefault="00E7103F" w:rsidP="00AF6FF4">
            <w:pPr>
              <w:pStyle w:val="ChartBodyCopy"/>
            </w:pPr>
            <w:r>
              <w:t>0</w:t>
            </w:r>
            <w:r w:rsidR="00B63B90">
              <w:t>4</w:t>
            </w:r>
            <w:r>
              <w:t>/12/2026</w:t>
            </w:r>
          </w:p>
        </w:tc>
        <w:tc>
          <w:tcPr>
            <w:tcW w:w="550" w:type="pct"/>
            <w:shd w:val="clear" w:color="auto" w:fill="FFFFFF"/>
          </w:tcPr>
          <w:p w14:paraId="4A24C46C" w14:textId="2F8263B8" w:rsidR="00E7103F" w:rsidRPr="00CE2F89" w:rsidRDefault="00E7103F" w:rsidP="00AF6FF4">
            <w:pPr>
              <w:pStyle w:val="ChartBodyCopy"/>
            </w:pPr>
            <w:r>
              <w:t>0.2</w:t>
            </w:r>
          </w:p>
        </w:tc>
        <w:tc>
          <w:tcPr>
            <w:tcW w:w="3313" w:type="pct"/>
            <w:shd w:val="clear" w:color="auto" w:fill="FFFFFF"/>
          </w:tcPr>
          <w:p w14:paraId="7F904FE0" w14:textId="6A774790" w:rsidR="00E7103F" w:rsidRPr="00CE2F89" w:rsidRDefault="00E7103F" w:rsidP="00AF6FF4">
            <w:pPr>
              <w:pStyle w:val="ChartBodyCopy"/>
              <w:tabs>
                <w:tab w:val="left" w:pos="2510"/>
              </w:tabs>
            </w:pPr>
            <w:r>
              <w:t>2 new requirements added</w:t>
            </w:r>
          </w:p>
        </w:tc>
      </w:tr>
    </w:tbl>
    <w:p w14:paraId="2E316857" w14:textId="77777777" w:rsidR="00687262" w:rsidRPr="000B2CC2" w:rsidRDefault="00687262" w:rsidP="000013C3">
      <w:pPr>
        <w:rPr>
          <w:rFonts w:asciiTheme="minorHAnsi" w:hAnsiTheme="minorHAnsi"/>
          <w:b/>
          <w:sz w:val="28"/>
          <w:szCs w:val="28"/>
          <w:lang w:val="en-US" w:eastAsia="en-US"/>
        </w:rPr>
      </w:pPr>
    </w:p>
    <w:p w14:paraId="101C5730" w14:textId="77777777" w:rsidR="00E67199" w:rsidRPr="00ED2DEB" w:rsidRDefault="00E67199" w:rsidP="000013C3">
      <w:pPr>
        <w:rPr>
          <w:rFonts w:asciiTheme="minorHAnsi" w:hAnsiTheme="minorHAnsi" w:cstheme="minorHAnsi"/>
          <w:i/>
          <w:color w:val="0070C0"/>
          <w:sz w:val="20"/>
          <w:szCs w:val="20"/>
          <w:lang w:val="en-US" w:eastAsia="en-US"/>
        </w:rPr>
      </w:pPr>
    </w:p>
    <w:p w14:paraId="74BC4EFC" w14:textId="77777777" w:rsidR="001A3B1C" w:rsidRDefault="001A3B1C" w:rsidP="00E71559">
      <w:pPr>
        <w:rPr>
          <w:rFonts w:asciiTheme="minorHAnsi" w:hAnsiTheme="minorHAnsi"/>
          <w:sz w:val="20"/>
          <w:szCs w:val="20"/>
          <w:lang w:val="en-US" w:eastAsia="en-US"/>
        </w:rPr>
      </w:pPr>
    </w:p>
    <w:p w14:paraId="772F1D58" w14:textId="77777777" w:rsidR="001A3B1C" w:rsidRDefault="001A3B1C">
      <w:pPr>
        <w:rPr>
          <w:rFonts w:asciiTheme="minorHAnsi" w:hAnsiTheme="minorHAnsi"/>
          <w:sz w:val="20"/>
          <w:szCs w:val="20"/>
          <w:lang w:val="en-US" w:eastAsia="en-US"/>
        </w:rPr>
      </w:pPr>
      <w:r>
        <w:rPr>
          <w:rFonts w:asciiTheme="minorHAnsi" w:hAnsiTheme="minorHAnsi"/>
          <w:sz w:val="20"/>
          <w:szCs w:val="20"/>
          <w:lang w:val="en-US" w:eastAsia="en-US"/>
        </w:rPr>
        <w:br w:type="page"/>
      </w:r>
    </w:p>
    <w:p w14:paraId="6585A64A" w14:textId="77777777" w:rsidR="002E25AC" w:rsidRPr="002E25AC" w:rsidRDefault="002E25AC" w:rsidP="00E71559">
      <w:pPr>
        <w:rPr>
          <w:rFonts w:asciiTheme="minorHAnsi" w:hAnsiTheme="minorHAnsi"/>
          <w:sz w:val="20"/>
          <w:szCs w:val="20"/>
          <w:lang w:val="en-US" w:eastAsia="en-US"/>
        </w:rPr>
      </w:pPr>
    </w:p>
    <w:p w14:paraId="5757ED25" w14:textId="77777777" w:rsidR="006B52CF" w:rsidRPr="00C15B5B" w:rsidRDefault="00DC729F" w:rsidP="00C15B5B">
      <w:pPr>
        <w:rPr>
          <w:rFonts w:asciiTheme="minorHAnsi" w:hAnsiTheme="minorHAnsi"/>
          <w:b/>
          <w:sz w:val="28"/>
          <w:szCs w:val="28"/>
        </w:rPr>
      </w:pPr>
      <w:r w:rsidRPr="00C15B5B">
        <w:rPr>
          <w:rFonts w:asciiTheme="minorHAnsi" w:hAnsiTheme="minorHAnsi"/>
          <w:b/>
          <w:sz w:val="28"/>
          <w:szCs w:val="28"/>
        </w:rPr>
        <w:t xml:space="preserve">Table of </w:t>
      </w:r>
      <w:r w:rsidR="006B52CF" w:rsidRPr="00C15B5B">
        <w:rPr>
          <w:rFonts w:asciiTheme="minorHAnsi" w:hAnsiTheme="minorHAnsi"/>
          <w:b/>
          <w:sz w:val="28"/>
          <w:szCs w:val="28"/>
        </w:rPr>
        <w:t>Contents</w:t>
      </w:r>
    </w:p>
    <w:p w14:paraId="63319B20" w14:textId="19BF3392" w:rsidR="00102862" w:rsidRDefault="00071155">
      <w:pPr>
        <w:pStyle w:val="TOC1"/>
        <w:rPr>
          <w:rFonts w:eastAsiaTheme="minorEastAsia" w:cstheme="minorBidi"/>
          <w:b w:val="0"/>
          <w:bCs w:val="0"/>
          <w:caps w:val="0"/>
          <w:kern w:val="2"/>
          <w:sz w:val="22"/>
          <w:szCs w:val="22"/>
          <w:lang w:val="en-US" w:eastAsia="en-US"/>
          <w14:ligatures w14:val="standardContextual"/>
        </w:rPr>
      </w:pPr>
      <w:r>
        <w:rPr>
          <w:rFonts w:cs="Arial"/>
          <w:sz w:val="28"/>
          <w:u w:val="single"/>
        </w:rPr>
        <w:fldChar w:fldCharType="begin"/>
      </w:r>
      <w:r>
        <w:rPr>
          <w:rFonts w:cs="Arial"/>
          <w:sz w:val="28"/>
          <w:u w:val="single"/>
        </w:rPr>
        <w:instrText xml:space="preserve"> TOC \o "1-3" \h \z \u </w:instrText>
      </w:r>
      <w:r>
        <w:rPr>
          <w:rFonts w:cs="Arial"/>
          <w:sz w:val="28"/>
          <w:u w:val="single"/>
        </w:rPr>
        <w:fldChar w:fldCharType="separate"/>
      </w:r>
      <w:hyperlink w:anchor="_Toc178247263" w:history="1">
        <w:r w:rsidR="00102862" w:rsidRPr="00690B8F">
          <w:rPr>
            <w:rStyle w:val="Hyperlink"/>
          </w:rPr>
          <w:t>1</w:t>
        </w:r>
        <w:r w:rsidR="00102862">
          <w:rPr>
            <w:rFonts w:eastAsiaTheme="minorEastAsia" w:cstheme="minorBidi"/>
            <w:b w:val="0"/>
            <w:bCs w:val="0"/>
            <w:caps w:val="0"/>
            <w:kern w:val="2"/>
            <w:sz w:val="22"/>
            <w:szCs w:val="22"/>
            <w:lang w:val="en-US" w:eastAsia="en-US"/>
            <w14:ligatures w14:val="standardContextual"/>
          </w:rPr>
          <w:tab/>
        </w:r>
        <w:r w:rsidR="00102862" w:rsidRPr="00690B8F">
          <w:rPr>
            <w:rStyle w:val="Hyperlink"/>
          </w:rPr>
          <w:t>Project Summary</w:t>
        </w:r>
        <w:r w:rsidR="00102862">
          <w:rPr>
            <w:webHidden/>
          </w:rPr>
          <w:tab/>
        </w:r>
        <w:r w:rsidR="00102862">
          <w:rPr>
            <w:webHidden/>
          </w:rPr>
          <w:fldChar w:fldCharType="begin"/>
        </w:r>
        <w:r w:rsidR="00102862">
          <w:rPr>
            <w:webHidden/>
          </w:rPr>
          <w:instrText xml:space="preserve"> PAGEREF _Toc178247263 \h </w:instrText>
        </w:r>
        <w:r w:rsidR="00102862">
          <w:rPr>
            <w:webHidden/>
          </w:rPr>
        </w:r>
        <w:r w:rsidR="00102862">
          <w:rPr>
            <w:webHidden/>
          </w:rPr>
          <w:fldChar w:fldCharType="separate"/>
        </w:r>
        <w:r w:rsidR="00182CF6">
          <w:rPr>
            <w:webHidden/>
          </w:rPr>
          <w:t>6</w:t>
        </w:r>
        <w:r w:rsidR="00102862">
          <w:rPr>
            <w:webHidden/>
          </w:rPr>
          <w:fldChar w:fldCharType="end"/>
        </w:r>
      </w:hyperlink>
    </w:p>
    <w:p w14:paraId="0119100B" w14:textId="5F5F7963"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64" w:history="1">
        <w:r w:rsidRPr="00690B8F">
          <w:rPr>
            <w:rStyle w:val="Hyperlink"/>
            <w:noProof/>
          </w:rPr>
          <w:t>1.1</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Project Background and Overview</w:t>
        </w:r>
        <w:r>
          <w:rPr>
            <w:noProof/>
            <w:webHidden/>
          </w:rPr>
          <w:tab/>
        </w:r>
        <w:r>
          <w:rPr>
            <w:noProof/>
            <w:webHidden/>
          </w:rPr>
          <w:fldChar w:fldCharType="begin"/>
        </w:r>
        <w:r>
          <w:rPr>
            <w:noProof/>
            <w:webHidden/>
          </w:rPr>
          <w:instrText xml:space="preserve"> PAGEREF _Toc178247264 \h </w:instrText>
        </w:r>
        <w:r>
          <w:rPr>
            <w:noProof/>
            <w:webHidden/>
          </w:rPr>
        </w:r>
        <w:r>
          <w:rPr>
            <w:noProof/>
            <w:webHidden/>
          </w:rPr>
          <w:fldChar w:fldCharType="separate"/>
        </w:r>
        <w:r w:rsidR="00182CF6">
          <w:rPr>
            <w:noProof/>
            <w:webHidden/>
          </w:rPr>
          <w:t>6</w:t>
        </w:r>
        <w:r>
          <w:rPr>
            <w:noProof/>
            <w:webHidden/>
          </w:rPr>
          <w:fldChar w:fldCharType="end"/>
        </w:r>
      </w:hyperlink>
    </w:p>
    <w:p w14:paraId="39891B50" w14:textId="357C64A3"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65" w:history="1">
        <w:r w:rsidRPr="00690B8F">
          <w:rPr>
            <w:rStyle w:val="Hyperlink"/>
            <w:noProof/>
          </w:rPr>
          <w:t>1.2</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Assumptions/Dependencies/Constraints</w:t>
        </w:r>
        <w:r>
          <w:rPr>
            <w:noProof/>
            <w:webHidden/>
          </w:rPr>
          <w:tab/>
        </w:r>
        <w:r>
          <w:rPr>
            <w:noProof/>
            <w:webHidden/>
          </w:rPr>
          <w:fldChar w:fldCharType="begin"/>
        </w:r>
        <w:r>
          <w:rPr>
            <w:noProof/>
            <w:webHidden/>
          </w:rPr>
          <w:instrText xml:space="preserve"> PAGEREF _Toc178247265 \h </w:instrText>
        </w:r>
        <w:r>
          <w:rPr>
            <w:noProof/>
            <w:webHidden/>
          </w:rPr>
        </w:r>
        <w:r>
          <w:rPr>
            <w:noProof/>
            <w:webHidden/>
          </w:rPr>
          <w:fldChar w:fldCharType="separate"/>
        </w:r>
        <w:r w:rsidR="00182CF6">
          <w:rPr>
            <w:noProof/>
            <w:webHidden/>
          </w:rPr>
          <w:t>6</w:t>
        </w:r>
        <w:r>
          <w:rPr>
            <w:noProof/>
            <w:webHidden/>
          </w:rPr>
          <w:fldChar w:fldCharType="end"/>
        </w:r>
      </w:hyperlink>
    </w:p>
    <w:p w14:paraId="5BE99112" w14:textId="7131F34A" w:rsidR="00102862" w:rsidRDefault="00102862">
      <w:pPr>
        <w:pStyle w:val="TOC3"/>
        <w:rPr>
          <w:rFonts w:asciiTheme="minorHAnsi" w:eastAsiaTheme="minorEastAsia" w:hAnsiTheme="minorHAnsi" w:cstheme="minorBidi"/>
          <w:i w:val="0"/>
          <w:iCs w:val="0"/>
          <w:noProof/>
          <w:kern w:val="2"/>
          <w:sz w:val="22"/>
          <w:szCs w:val="22"/>
          <w:lang w:val="en-US" w:eastAsia="en-US"/>
          <w14:ligatures w14:val="standardContextual"/>
        </w:rPr>
      </w:pPr>
      <w:hyperlink w:anchor="_Toc178247266" w:history="1">
        <w:r w:rsidRPr="00690B8F">
          <w:rPr>
            <w:rStyle w:val="Hyperlink"/>
            <w:noProof/>
          </w:rPr>
          <w:t>1.2.1</w:t>
        </w:r>
        <w:r>
          <w:rPr>
            <w:rFonts w:asciiTheme="minorHAnsi" w:eastAsiaTheme="minorEastAsia" w:hAnsiTheme="minorHAnsi" w:cstheme="minorBidi"/>
            <w:i w:val="0"/>
            <w:iCs w:val="0"/>
            <w:noProof/>
            <w:kern w:val="2"/>
            <w:sz w:val="22"/>
            <w:szCs w:val="22"/>
            <w:lang w:val="en-US" w:eastAsia="en-US"/>
            <w14:ligatures w14:val="standardContextual"/>
          </w:rPr>
          <w:tab/>
        </w:r>
        <w:r w:rsidRPr="00690B8F">
          <w:rPr>
            <w:rStyle w:val="Hyperlink"/>
            <w:noProof/>
          </w:rPr>
          <w:t>Requirements Assumptions &amp; Dependencies</w:t>
        </w:r>
        <w:r>
          <w:rPr>
            <w:noProof/>
            <w:webHidden/>
          </w:rPr>
          <w:tab/>
        </w:r>
        <w:r>
          <w:rPr>
            <w:noProof/>
            <w:webHidden/>
          </w:rPr>
          <w:fldChar w:fldCharType="begin"/>
        </w:r>
        <w:r>
          <w:rPr>
            <w:noProof/>
            <w:webHidden/>
          </w:rPr>
          <w:instrText xml:space="preserve"> PAGEREF _Toc178247266 \h </w:instrText>
        </w:r>
        <w:r>
          <w:rPr>
            <w:noProof/>
            <w:webHidden/>
          </w:rPr>
        </w:r>
        <w:r>
          <w:rPr>
            <w:noProof/>
            <w:webHidden/>
          </w:rPr>
          <w:fldChar w:fldCharType="separate"/>
        </w:r>
        <w:r w:rsidR="00182CF6">
          <w:rPr>
            <w:noProof/>
            <w:webHidden/>
          </w:rPr>
          <w:t>6</w:t>
        </w:r>
        <w:r>
          <w:rPr>
            <w:noProof/>
            <w:webHidden/>
          </w:rPr>
          <w:fldChar w:fldCharType="end"/>
        </w:r>
      </w:hyperlink>
    </w:p>
    <w:p w14:paraId="2A6F5002" w14:textId="11A5EB7A" w:rsidR="00102862" w:rsidRDefault="00102862">
      <w:pPr>
        <w:pStyle w:val="TOC3"/>
        <w:rPr>
          <w:rFonts w:asciiTheme="minorHAnsi" w:eastAsiaTheme="minorEastAsia" w:hAnsiTheme="minorHAnsi" w:cstheme="minorBidi"/>
          <w:i w:val="0"/>
          <w:iCs w:val="0"/>
          <w:noProof/>
          <w:kern w:val="2"/>
          <w:sz w:val="22"/>
          <w:szCs w:val="22"/>
          <w:lang w:val="en-US" w:eastAsia="en-US"/>
          <w14:ligatures w14:val="standardContextual"/>
        </w:rPr>
      </w:pPr>
      <w:hyperlink w:anchor="_Toc178247267" w:history="1">
        <w:r w:rsidRPr="00690B8F">
          <w:rPr>
            <w:rStyle w:val="Hyperlink"/>
            <w:noProof/>
          </w:rPr>
          <w:t>1.2.2</w:t>
        </w:r>
        <w:r>
          <w:rPr>
            <w:rFonts w:asciiTheme="minorHAnsi" w:eastAsiaTheme="minorEastAsia" w:hAnsiTheme="minorHAnsi" w:cstheme="minorBidi"/>
            <w:i w:val="0"/>
            <w:iCs w:val="0"/>
            <w:noProof/>
            <w:kern w:val="2"/>
            <w:sz w:val="22"/>
            <w:szCs w:val="22"/>
            <w:lang w:val="en-US" w:eastAsia="en-US"/>
            <w14:ligatures w14:val="standardContextual"/>
          </w:rPr>
          <w:tab/>
        </w:r>
        <w:r w:rsidRPr="00690B8F">
          <w:rPr>
            <w:rStyle w:val="Hyperlink"/>
            <w:noProof/>
          </w:rPr>
          <w:t>Project Constraints</w:t>
        </w:r>
        <w:r>
          <w:rPr>
            <w:noProof/>
            <w:webHidden/>
          </w:rPr>
          <w:tab/>
        </w:r>
        <w:r>
          <w:rPr>
            <w:noProof/>
            <w:webHidden/>
          </w:rPr>
          <w:fldChar w:fldCharType="begin"/>
        </w:r>
        <w:r>
          <w:rPr>
            <w:noProof/>
            <w:webHidden/>
          </w:rPr>
          <w:instrText xml:space="preserve"> PAGEREF _Toc178247267 \h </w:instrText>
        </w:r>
        <w:r>
          <w:rPr>
            <w:noProof/>
            <w:webHidden/>
          </w:rPr>
        </w:r>
        <w:r>
          <w:rPr>
            <w:noProof/>
            <w:webHidden/>
          </w:rPr>
          <w:fldChar w:fldCharType="separate"/>
        </w:r>
        <w:r w:rsidR="00182CF6">
          <w:rPr>
            <w:noProof/>
            <w:webHidden/>
          </w:rPr>
          <w:t>6</w:t>
        </w:r>
        <w:r>
          <w:rPr>
            <w:noProof/>
            <w:webHidden/>
          </w:rPr>
          <w:fldChar w:fldCharType="end"/>
        </w:r>
      </w:hyperlink>
    </w:p>
    <w:p w14:paraId="0B5D28DB" w14:textId="3E05AF30"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68" w:history="1">
        <w:r w:rsidRPr="00690B8F">
          <w:rPr>
            <w:rStyle w:val="Hyperlink"/>
            <w:noProof/>
          </w:rPr>
          <w:t>1.3</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Out of Scope</w:t>
        </w:r>
        <w:r>
          <w:rPr>
            <w:noProof/>
            <w:webHidden/>
          </w:rPr>
          <w:tab/>
        </w:r>
        <w:r>
          <w:rPr>
            <w:noProof/>
            <w:webHidden/>
          </w:rPr>
          <w:fldChar w:fldCharType="begin"/>
        </w:r>
        <w:r>
          <w:rPr>
            <w:noProof/>
            <w:webHidden/>
          </w:rPr>
          <w:instrText xml:space="preserve"> PAGEREF _Toc178247268 \h </w:instrText>
        </w:r>
        <w:r>
          <w:rPr>
            <w:noProof/>
            <w:webHidden/>
          </w:rPr>
        </w:r>
        <w:r>
          <w:rPr>
            <w:noProof/>
            <w:webHidden/>
          </w:rPr>
          <w:fldChar w:fldCharType="separate"/>
        </w:r>
        <w:r w:rsidR="00182CF6">
          <w:rPr>
            <w:noProof/>
            <w:webHidden/>
          </w:rPr>
          <w:t>7</w:t>
        </w:r>
        <w:r>
          <w:rPr>
            <w:noProof/>
            <w:webHidden/>
          </w:rPr>
          <w:fldChar w:fldCharType="end"/>
        </w:r>
      </w:hyperlink>
    </w:p>
    <w:p w14:paraId="0FF52204" w14:textId="5DD95BED"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69" w:history="1">
        <w:r w:rsidRPr="00690B8F">
          <w:rPr>
            <w:rStyle w:val="Hyperlink"/>
            <w:noProof/>
          </w:rPr>
          <w:t xml:space="preserve">1.4 </w:t>
        </w:r>
        <w:r w:rsidR="009049B6">
          <w:rPr>
            <w:rStyle w:val="Hyperlink"/>
            <w:noProof/>
          </w:rPr>
          <w:t xml:space="preserve">     </w:t>
        </w:r>
        <w:r w:rsidRPr="00690B8F">
          <w:rPr>
            <w:rStyle w:val="Hyperlink"/>
            <w:noProof/>
          </w:rPr>
          <w:t>Business/Customer/Channel Impact</w:t>
        </w:r>
        <w:r>
          <w:rPr>
            <w:noProof/>
            <w:webHidden/>
          </w:rPr>
          <w:tab/>
        </w:r>
        <w:r>
          <w:rPr>
            <w:noProof/>
            <w:webHidden/>
          </w:rPr>
          <w:fldChar w:fldCharType="begin"/>
        </w:r>
        <w:r>
          <w:rPr>
            <w:noProof/>
            <w:webHidden/>
          </w:rPr>
          <w:instrText xml:space="preserve"> PAGEREF _Toc178247269 \h </w:instrText>
        </w:r>
        <w:r>
          <w:rPr>
            <w:noProof/>
            <w:webHidden/>
          </w:rPr>
        </w:r>
        <w:r>
          <w:rPr>
            <w:noProof/>
            <w:webHidden/>
          </w:rPr>
          <w:fldChar w:fldCharType="separate"/>
        </w:r>
        <w:r w:rsidR="00182CF6">
          <w:rPr>
            <w:noProof/>
            <w:webHidden/>
          </w:rPr>
          <w:t>8</w:t>
        </w:r>
        <w:r>
          <w:rPr>
            <w:noProof/>
            <w:webHidden/>
          </w:rPr>
          <w:fldChar w:fldCharType="end"/>
        </w:r>
      </w:hyperlink>
    </w:p>
    <w:p w14:paraId="4A26BFBB" w14:textId="362307F7" w:rsidR="00102862" w:rsidRDefault="00102862">
      <w:pPr>
        <w:pStyle w:val="TOC1"/>
        <w:rPr>
          <w:rFonts w:eastAsiaTheme="minorEastAsia" w:cstheme="minorBidi"/>
          <w:b w:val="0"/>
          <w:bCs w:val="0"/>
          <w:caps w:val="0"/>
          <w:kern w:val="2"/>
          <w:sz w:val="22"/>
          <w:szCs w:val="22"/>
          <w:lang w:val="en-US" w:eastAsia="en-US"/>
          <w14:ligatures w14:val="standardContextual"/>
        </w:rPr>
      </w:pPr>
      <w:hyperlink w:anchor="_Toc178247270" w:history="1">
        <w:r w:rsidRPr="00690B8F">
          <w:rPr>
            <w:rStyle w:val="Hyperlink"/>
          </w:rPr>
          <w:t>2</w:t>
        </w:r>
        <w:r>
          <w:rPr>
            <w:rFonts w:eastAsiaTheme="minorEastAsia" w:cstheme="minorBidi"/>
            <w:b w:val="0"/>
            <w:bCs w:val="0"/>
            <w:caps w:val="0"/>
            <w:kern w:val="2"/>
            <w:sz w:val="22"/>
            <w:szCs w:val="22"/>
            <w:lang w:val="en-US" w:eastAsia="en-US"/>
            <w14:ligatures w14:val="standardContextual"/>
          </w:rPr>
          <w:tab/>
        </w:r>
        <w:r w:rsidRPr="00690B8F">
          <w:rPr>
            <w:rStyle w:val="Hyperlink"/>
          </w:rPr>
          <w:t>Current and Future States</w:t>
        </w:r>
        <w:r>
          <w:rPr>
            <w:webHidden/>
          </w:rPr>
          <w:tab/>
        </w:r>
        <w:r>
          <w:rPr>
            <w:webHidden/>
          </w:rPr>
          <w:fldChar w:fldCharType="begin"/>
        </w:r>
        <w:r>
          <w:rPr>
            <w:webHidden/>
          </w:rPr>
          <w:instrText xml:space="preserve"> PAGEREF _Toc178247270 \h </w:instrText>
        </w:r>
        <w:r>
          <w:rPr>
            <w:webHidden/>
          </w:rPr>
        </w:r>
        <w:r>
          <w:rPr>
            <w:webHidden/>
          </w:rPr>
          <w:fldChar w:fldCharType="separate"/>
        </w:r>
        <w:r w:rsidR="00182CF6">
          <w:rPr>
            <w:webHidden/>
          </w:rPr>
          <w:t>8</w:t>
        </w:r>
        <w:r>
          <w:rPr>
            <w:webHidden/>
          </w:rPr>
          <w:fldChar w:fldCharType="end"/>
        </w:r>
      </w:hyperlink>
    </w:p>
    <w:p w14:paraId="4B963F53" w14:textId="77411729"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1" w:history="1">
        <w:r w:rsidRPr="00690B8F">
          <w:rPr>
            <w:rStyle w:val="Hyperlink"/>
            <w:noProof/>
          </w:rPr>
          <w:t>2.1.</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Current State</w:t>
        </w:r>
        <w:r>
          <w:rPr>
            <w:noProof/>
            <w:webHidden/>
          </w:rPr>
          <w:tab/>
        </w:r>
        <w:r>
          <w:rPr>
            <w:noProof/>
            <w:webHidden/>
          </w:rPr>
          <w:fldChar w:fldCharType="begin"/>
        </w:r>
        <w:r>
          <w:rPr>
            <w:noProof/>
            <w:webHidden/>
          </w:rPr>
          <w:instrText xml:space="preserve"> PAGEREF _Toc178247271 \h </w:instrText>
        </w:r>
        <w:r>
          <w:rPr>
            <w:noProof/>
            <w:webHidden/>
          </w:rPr>
        </w:r>
        <w:r>
          <w:rPr>
            <w:noProof/>
            <w:webHidden/>
          </w:rPr>
          <w:fldChar w:fldCharType="separate"/>
        </w:r>
        <w:r w:rsidR="00182CF6">
          <w:rPr>
            <w:noProof/>
            <w:webHidden/>
          </w:rPr>
          <w:t>8</w:t>
        </w:r>
        <w:r>
          <w:rPr>
            <w:noProof/>
            <w:webHidden/>
          </w:rPr>
          <w:fldChar w:fldCharType="end"/>
        </w:r>
      </w:hyperlink>
    </w:p>
    <w:p w14:paraId="5E083D8D" w14:textId="1F7129A9"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2" w:history="1">
        <w:r w:rsidRPr="00690B8F">
          <w:rPr>
            <w:rStyle w:val="Hyperlink"/>
            <w:noProof/>
          </w:rPr>
          <w:t>2.2</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Future State</w:t>
        </w:r>
        <w:r>
          <w:rPr>
            <w:noProof/>
            <w:webHidden/>
          </w:rPr>
          <w:tab/>
        </w:r>
        <w:r>
          <w:rPr>
            <w:noProof/>
            <w:webHidden/>
          </w:rPr>
          <w:fldChar w:fldCharType="begin"/>
        </w:r>
        <w:r>
          <w:rPr>
            <w:noProof/>
            <w:webHidden/>
          </w:rPr>
          <w:instrText xml:space="preserve"> PAGEREF _Toc178247272 \h </w:instrText>
        </w:r>
        <w:r>
          <w:rPr>
            <w:noProof/>
            <w:webHidden/>
          </w:rPr>
        </w:r>
        <w:r>
          <w:rPr>
            <w:noProof/>
            <w:webHidden/>
          </w:rPr>
          <w:fldChar w:fldCharType="separate"/>
        </w:r>
        <w:r w:rsidR="00182CF6">
          <w:rPr>
            <w:noProof/>
            <w:webHidden/>
          </w:rPr>
          <w:t>9</w:t>
        </w:r>
        <w:r>
          <w:rPr>
            <w:noProof/>
            <w:webHidden/>
          </w:rPr>
          <w:fldChar w:fldCharType="end"/>
        </w:r>
      </w:hyperlink>
    </w:p>
    <w:p w14:paraId="7D2E215C" w14:textId="7392870C" w:rsidR="00102862" w:rsidRDefault="00102862">
      <w:pPr>
        <w:pStyle w:val="TOC1"/>
        <w:rPr>
          <w:rFonts w:eastAsiaTheme="minorEastAsia" w:cstheme="minorBidi"/>
          <w:b w:val="0"/>
          <w:bCs w:val="0"/>
          <w:caps w:val="0"/>
          <w:kern w:val="2"/>
          <w:sz w:val="22"/>
          <w:szCs w:val="22"/>
          <w:lang w:val="en-US" w:eastAsia="en-US"/>
          <w14:ligatures w14:val="standardContextual"/>
        </w:rPr>
      </w:pPr>
      <w:hyperlink w:anchor="_Toc178247273" w:history="1">
        <w:r w:rsidRPr="00690B8F">
          <w:rPr>
            <w:rStyle w:val="Hyperlink"/>
          </w:rPr>
          <w:t>3</w:t>
        </w:r>
        <w:r>
          <w:rPr>
            <w:rFonts w:eastAsiaTheme="minorEastAsia" w:cstheme="minorBidi"/>
            <w:b w:val="0"/>
            <w:bCs w:val="0"/>
            <w:caps w:val="0"/>
            <w:kern w:val="2"/>
            <w:sz w:val="22"/>
            <w:szCs w:val="22"/>
            <w:lang w:val="en-US" w:eastAsia="en-US"/>
            <w14:ligatures w14:val="standardContextual"/>
          </w:rPr>
          <w:tab/>
        </w:r>
        <w:r w:rsidRPr="00690B8F">
          <w:rPr>
            <w:rStyle w:val="Hyperlink"/>
          </w:rPr>
          <w:t>Requirements</w:t>
        </w:r>
        <w:r>
          <w:rPr>
            <w:webHidden/>
          </w:rPr>
          <w:tab/>
        </w:r>
        <w:r>
          <w:rPr>
            <w:webHidden/>
          </w:rPr>
          <w:fldChar w:fldCharType="begin"/>
        </w:r>
        <w:r>
          <w:rPr>
            <w:webHidden/>
          </w:rPr>
          <w:instrText xml:space="preserve"> PAGEREF _Toc178247273 \h </w:instrText>
        </w:r>
        <w:r>
          <w:rPr>
            <w:webHidden/>
          </w:rPr>
        </w:r>
        <w:r>
          <w:rPr>
            <w:webHidden/>
          </w:rPr>
          <w:fldChar w:fldCharType="separate"/>
        </w:r>
        <w:r w:rsidR="00182CF6">
          <w:rPr>
            <w:webHidden/>
          </w:rPr>
          <w:t>10</w:t>
        </w:r>
        <w:r>
          <w:rPr>
            <w:webHidden/>
          </w:rPr>
          <w:fldChar w:fldCharType="end"/>
        </w:r>
      </w:hyperlink>
    </w:p>
    <w:p w14:paraId="6DC2D023" w14:textId="424B917B"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4" w:history="1">
        <w:r w:rsidRPr="00690B8F">
          <w:rPr>
            <w:rStyle w:val="Hyperlink"/>
            <w:noProof/>
          </w:rPr>
          <w:t>3.1</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Business Requirements</w:t>
        </w:r>
        <w:r>
          <w:rPr>
            <w:noProof/>
            <w:webHidden/>
          </w:rPr>
          <w:tab/>
        </w:r>
        <w:r>
          <w:rPr>
            <w:noProof/>
            <w:webHidden/>
          </w:rPr>
          <w:fldChar w:fldCharType="begin"/>
        </w:r>
        <w:r>
          <w:rPr>
            <w:noProof/>
            <w:webHidden/>
          </w:rPr>
          <w:instrText xml:space="preserve"> PAGEREF _Toc178247274 \h </w:instrText>
        </w:r>
        <w:r>
          <w:rPr>
            <w:noProof/>
            <w:webHidden/>
          </w:rPr>
        </w:r>
        <w:r>
          <w:rPr>
            <w:noProof/>
            <w:webHidden/>
          </w:rPr>
          <w:fldChar w:fldCharType="separate"/>
        </w:r>
        <w:r w:rsidR="00182CF6">
          <w:rPr>
            <w:noProof/>
            <w:webHidden/>
          </w:rPr>
          <w:t>10</w:t>
        </w:r>
        <w:r>
          <w:rPr>
            <w:noProof/>
            <w:webHidden/>
          </w:rPr>
          <w:fldChar w:fldCharType="end"/>
        </w:r>
      </w:hyperlink>
    </w:p>
    <w:p w14:paraId="65B7C985" w14:textId="221F7561" w:rsidR="00102862" w:rsidRDefault="00102862">
      <w:pPr>
        <w:pStyle w:val="TOC1"/>
        <w:rPr>
          <w:rFonts w:eastAsiaTheme="minorEastAsia" w:cstheme="minorBidi"/>
          <w:b w:val="0"/>
          <w:bCs w:val="0"/>
          <w:caps w:val="0"/>
          <w:kern w:val="2"/>
          <w:sz w:val="22"/>
          <w:szCs w:val="22"/>
          <w:lang w:val="en-US" w:eastAsia="en-US"/>
          <w14:ligatures w14:val="standardContextual"/>
        </w:rPr>
      </w:pPr>
      <w:hyperlink w:anchor="_Toc178247275" w:history="1">
        <w:r w:rsidRPr="00690B8F">
          <w:rPr>
            <w:rStyle w:val="Hyperlink"/>
          </w:rPr>
          <w:t>4</w:t>
        </w:r>
        <w:r>
          <w:rPr>
            <w:rFonts w:eastAsiaTheme="minorEastAsia" w:cstheme="minorBidi"/>
            <w:b w:val="0"/>
            <w:bCs w:val="0"/>
            <w:caps w:val="0"/>
            <w:kern w:val="2"/>
            <w:sz w:val="22"/>
            <w:szCs w:val="22"/>
            <w:lang w:val="en-US" w:eastAsia="en-US"/>
            <w14:ligatures w14:val="standardContextual"/>
          </w:rPr>
          <w:tab/>
        </w:r>
        <w:r w:rsidRPr="00690B8F">
          <w:rPr>
            <w:rStyle w:val="Hyperlink"/>
          </w:rPr>
          <w:t>Non-Functional Requirements</w:t>
        </w:r>
        <w:r>
          <w:rPr>
            <w:webHidden/>
          </w:rPr>
          <w:tab/>
        </w:r>
        <w:r>
          <w:rPr>
            <w:webHidden/>
          </w:rPr>
          <w:fldChar w:fldCharType="begin"/>
        </w:r>
        <w:r>
          <w:rPr>
            <w:webHidden/>
          </w:rPr>
          <w:instrText xml:space="preserve"> PAGEREF _Toc178247275 \h </w:instrText>
        </w:r>
        <w:r>
          <w:rPr>
            <w:webHidden/>
          </w:rPr>
        </w:r>
        <w:r>
          <w:rPr>
            <w:webHidden/>
          </w:rPr>
          <w:fldChar w:fldCharType="separate"/>
        </w:r>
        <w:r w:rsidR="00182CF6">
          <w:rPr>
            <w:webHidden/>
          </w:rPr>
          <w:t>17</w:t>
        </w:r>
        <w:r>
          <w:rPr>
            <w:webHidden/>
          </w:rPr>
          <w:fldChar w:fldCharType="end"/>
        </w:r>
      </w:hyperlink>
    </w:p>
    <w:p w14:paraId="56BAE86E" w14:textId="4E5C4367"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6" w:history="1">
        <w:r w:rsidRPr="00690B8F">
          <w:rPr>
            <w:rStyle w:val="Hyperlink"/>
            <w:noProof/>
          </w:rPr>
          <w:t>4.1</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Security</w:t>
        </w:r>
        <w:r>
          <w:rPr>
            <w:noProof/>
            <w:webHidden/>
          </w:rPr>
          <w:tab/>
        </w:r>
        <w:r>
          <w:rPr>
            <w:noProof/>
            <w:webHidden/>
          </w:rPr>
          <w:fldChar w:fldCharType="begin"/>
        </w:r>
        <w:r>
          <w:rPr>
            <w:noProof/>
            <w:webHidden/>
          </w:rPr>
          <w:instrText xml:space="preserve"> PAGEREF _Toc178247276 \h </w:instrText>
        </w:r>
        <w:r>
          <w:rPr>
            <w:noProof/>
            <w:webHidden/>
          </w:rPr>
        </w:r>
        <w:r>
          <w:rPr>
            <w:noProof/>
            <w:webHidden/>
          </w:rPr>
          <w:fldChar w:fldCharType="separate"/>
        </w:r>
        <w:r w:rsidR="00182CF6">
          <w:rPr>
            <w:noProof/>
            <w:webHidden/>
          </w:rPr>
          <w:t>17</w:t>
        </w:r>
        <w:r>
          <w:rPr>
            <w:noProof/>
            <w:webHidden/>
          </w:rPr>
          <w:fldChar w:fldCharType="end"/>
        </w:r>
      </w:hyperlink>
    </w:p>
    <w:p w14:paraId="5B739A21" w14:textId="475FFE0E"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7" w:history="1">
        <w:r w:rsidRPr="00690B8F">
          <w:rPr>
            <w:rStyle w:val="Hyperlink"/>
            <w:noProof/>
          </w:rPr>
          <w:t>4.2</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Data Governance</w:t>
        </w:r>
        <w:r>
          <w:rPr>
            <w:noProof/>
            <w:webHidden/>
          </w:rPr>
          <w:tab/>
        </w:r>
        <w:r>
          <w:rPr>
            <w:noProof/>
            <w:webHidden/>
          </w:rPr>
          <w:fldChar w:fldCharType="begin"/>
        </w:r>
        <w:r>
          <w:rPr>
            <w:noProof/>
            <w:webHidden/>
          </w:rPr>
          <w:instrText xml:space="preserve"> PAGEREF _Toc178247277 \h </w:instrText>
        </w:r>
        <w:r>
          <w:rPr>
            <w:noProof/>
            <w:webHidden/>
          </w:rPr>
        </w:r>
        <w:r>
          <w:rPr>
            <w:noProof/>
            <w:webHidden/>
          </w:rPr>
          <w:fldChar w:fldCharType="separate"/>
        </w:r>
        <w:r w:rsidR="00182CF6">
          <w:rPr>
            <w:noProof/>
            <w:webHidden/>
          </w:rPr>
          <w:t>17</w:t>
        </w:r>
        <w:r>
          <w:rPr>
            <w:noProof/>
            <w:webHidden/>
          </w:rPr>
          <w:fldChar w:fldCharType="end"/>
        </w:r>
      </w:hyperlink>
    </w:p>
    <w:p w14:paraId="7CECB97A" w14:textId="12438FB6"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8" w:history="1">
        <w:r w:rsidRPr="00690B8F">
          <w:rPr>
            <w:rStyle w:val="Hyperlink"/>
            <w:noProof/>
          </w:rPr>
          <w:t>4.3</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Auditability</w:t>
        </w:r>
        <w:r>
          <w:rPr>
            <w:noProof/>
            <w:webHidden/>
          </w:rPr>
          <w:tab/>
        </w:r>
        <w:r>
          <w:rPr>
            <w:noProof/>
            <w:webHidden/>
          </w:rPr>
          <w:fldChar w:fldCharType="begin"/>
        </w:r>
        <w:r>
          <w:rPr>
            <w:noProof/>
            <w:webHidden/>
          </w:rPr>
          <w:instrText xml:space="preserve"> PAGEREF _Toc178247278 \h </w:instrText>
        </w:r>
        <w:r>
          <w:rPr>
            <w:noProof/>
            <w:webHidden/>
          </w:rPr>
        </w:r>
        <w:r>
          <w:rPr>
            <w:noProof/>
            <w:webHidden/>
          </w:rPr>
          <w:fldChar w:fldCharType="separate"/>
        </w:r>
        <w:r w:rsidR="00182CF6">
          <w:rPr>
            <w:noProof/>
            <w:webHidden/>
          </w:rPr>
          <w:t>17</w:t>
        </w:r>
        <w:r>
          <w:rPr>
            <w:noProof/>
            <w:webHidden/>
          </w:rPr>
          <w:fldChar w:fldCharType="end"/>
        </w:r>
      </w:hyperlink>
    </w:p>
    <w:p w14:paraId="20948731" w14:textId="53AFCD30"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79" w:history="1">
        <w:r w:rsidRPr="00690B8F">
          <w:rPr>
            <w:rStyle w:val="Hyperlink"/>
            <w:noProof/>
          </w:rPr>
          <w:t>4.4</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End User Ease of Usability</w:t>
        </w:r>
        <w:r>
          <w:rPr>
            <w:noProof/>
            <w:webHidden/>
          </w:rPr>
          <w:tab/>
        </w:r>
        <w:r>
          <w:rPr>
            <w:noProof/>
            <w:webHidden/>
          </w:rPr>
          <w:fldChar w:fldCharType="begin"/>
        </w:r>
        <w:r>
          <w:rPr>
            <w:noProof/>
            <w:webHidden/>
          </w:rPr>
          <w:instrText xml:space="preserve"> PAGEREF _Toc178247279 \h </w:instrText>
        </w:r>
        <w:r>
          <w:rPr>
            <w:noProof/>
            <w:webHidden/>
          </w:rPr>
        </w:r>
        <w:r>
          <w:rPr>
            <w:noProof/>
            <w:webHidden/>
          </w:rPr>
          <w:fldChar w:fldCharType="separate"/>
        </w:r>
        <w:r w:rsidR="00182CF6">
          <w:rPr>
            <w:noProof/>
            <w:webHidden/>
          </w:rPr>
          <w:t>17</w:t>
        </w:r>
        <w:r>
          <w:rPr>
            <w:noProof/>
            <w:webHidden/>
          </w:rPr>
          <w:fldChar w:fldCharType="end"/>
        </w:r>
      </w:hyperlink>
    </w:p>
    <w:p w14:paraId="7D131EAA" w14:textId="5D70C8D1"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80" w:history="1">
        <w:r w:rsidRPr="00690B8F">
          <w:rPr>
            <w:rStyle w:val="Hyperlink"/>
            <w:noProof/>
          </w:rPr>
          <w:t>4.5</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Performance Efficiency</w:t>
        </w:r>
        <w:r>
          <w:rPr>
            <w:noProof/>
            <w:webHidden/>
          </w:rPr>
          <w:tab/>
        </w:r>
        <w:r>
          <w:rPr>
            <w:noProof/>
            <w:webHidden/>
          </w:rPr>
          <w:fldChar w:fldCharType="begin"/>
        </w:r>
        <w:r>
          <w:rPr>
            <w:noProof/>
            <w:webHidden/>
          </w:rPr>
          <w:instrText xml:space="preserve"> PAGEREF _Toc178247280 \h </w:instrText>
        </w:r>
        <w:r>
          <w:rPr>
            <w:noProof/>
            <w:webHidden/>
          </w:rPr>
        </w:r>
        <w:r>
          <w:rPr>
            <w:noProof/>
            <w:webHidden/>
          </w:rPr>
          <w:fldChar w:fldCharType="separate"/>
        </w:r>
        <w:r w:rsidR="00182CF6">
          <w:rPr>
            <w:noProof/>
            <w:webHidden/>
          </w:rPr>
          <w:t>17</w:t>
        </w:r>
        <w:r>
          <w:rPr>
            <w:noProof/>
            <w:webHidden/>
          </w:rPr>
          <w:fldChar w:fldCharType="end"/>
        </w:r>
      </w:hyperlink>
    </w:p>
    <w:p w14:paraId="618C64FB" w14:textId="6464DA00"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81" w:history="1">
        <w:r w:rsidRPr="00690B8F">
          <w:rPr>
            <w:rStyle w:val="Hyperlink"/>
            <w:noProof/>
          </w:rPr>
          <w:t>4.6</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Scalability</w:t>
        </w:r>
        <w:r>
          <w:rPr>
            <w:noProof/>
            <w:webHidden/>
          </w:rPr>
          <w:tab/>
        </w:r>
        <w:r>
          <w:rPr>
            <w:noProof/>
            <w:webHidden/>
          </w:rPr>
          <w:fldChar w:fldCharType="begin"/>
        </w:r>
        <w:r>
          <w:rPr>
            <w:noProof/>
            <w:webHidden/>
          </w:rPr>
          <w:instrText xml:space="preserve"> PAGEREF _Toc178247281 \h </w:instrText>
        </w:r>
        <w:r>
          <w:rPr>
            <w:noProof/>
            <w:webHidden/>
          </w:rPr>
        </w:r>
        <w:r>
          <w:rPr>
            <w:noProof/>
            <w:webHidden/>
          </w:rPr>
          <w:fldChar w:fldCharType="separate"/>
        </w:r>
        <w:r w:rsidR="00182CF6">
          <w:rPr>
            <w:noProof/>
            <w:webHidden/>
          </w:rPr>
          <w:t>18</w:t>
        </w:r>
        <w:r>
          <w:rPr>
            <w:noProof/>
            <w:webHidden/>
          </w:rPr>
          <w:fldChar w:fldCharType="end"/>
        </w:r>
      </w:hyperlink>
    </w:p>
    <w:p w14:paraId="620AC986" w14:textId="462EDD44"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82" w:history="1">
        <w:r w:rsidRPr="00690B8F">
          <w:rPr>
            <w:rStyle w:val="Hyperlink"/>
            <w:noProof/>
          </w:rPr>
          <w:t>4.7</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Reliability</w:t>
        </w:r>
        <w:r>
          <w:rPr>
            <w:noProof/>
            <w:webHidden/>
          </w:rPr>
          <w:tab/>
        </w:r>
        <w:r>
          <w:rPr>
            <w:noProof/>
            <w:webHidden/>
          </w:rPr>
          <w:fldChar w:fldCharType="begin"/>
        </w:r>
        <w:r>
          <w:rPr>
            <w:noProof/>
            <w:webHidden/>
          </w:rPr>
          <w:instrText xml:space="preserve"> PAGEREF _Toc178247282 \h </w:instrText>
        </w:r>
        <w:r>
          <w:rPr>
            <w:noProof/>
            <w:webHidden/>
          </w:rPr>
        </w:r>
        <w:r>
          <w:rPr>
            <w:noProof/>
            <w:webHidden/>
          </w:rPr>
          <w:fldChar w:fldCharType="separate"/>
        </w:r>
        <w:r w:rsidR="00182CF6">
          <w:rPr>
            <w:noProof/>
            <w:webHidden/>
          </w:rPr>
          <w:t>18</w:t>
        </w:r>
        <w:r>
          <w:rPr>
            <w:noProof/>
            <w:webHidden/>
          </w:rPr>
          <w:fldChar w:fldCharType="end"/>
        </w:r>
      </w:hyperlink>
    </w:p>
    <w:p w14:paraId="52E1F970" w14:textId="776650D8"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83" w:history="1">
        <w:r w:rsidRPr="00690B8F">
          <w:rPr>
            <w:rStyle w:val="Hyperlink"/>
            <w:noProof/>
          </w:rPr>
          <w:t>4.8</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Business User Maintainability</w:t>
        </w:r>
        <w:r>
          <w:rPr>
            <w:noProof/>
            <w:webHidden/>
          </w:rPr>
          <w:tab/>
        </w:r>
        <w:r>
          <w:rPr>
            <w:noProof/>
            <w:webHidden/>
          </w:rPr>
          <w:fldChar w:fldCharType="begin"/>
        </w:r>
        <w:r>
          <w:rPr>
            <w:noProof/>
            <w:webHidden/>
          </w:rPr>
          <w:instrText xml:space="preserve"> PAGEREF _Toc178247283 \h </w:instrText>
        </w:r>
        <w:r>
          <w:rPr>
            <w:noProof/>
            <w:webHidden/>
          </w:rPr>
        </w:r>
        <w:r>
          <w:rPr>
            <w:noProof/>
            <w:webHidden/>
          </w:rPr>
          <w:fldChar w:fldCharType="separate"/>
        </w:r>
        <w:r w:rsidR="00182CF6">
          <w:rPr>
            <w:noProof/>
            <w:webHidden/>
          </w:rPr>
          <w:t>18</w:t>
        </w:r>
        <w:r>
          <w:rPr>
            <w:noProof/>
            <w:webHidden/>
          </w:rPr>
          <w:fldChar w:fldCharType="end"/>
        </w:r>
      </w:hyperlink>
    </w:p>
    <w:p w14:paraId="422B1CC6" w14:textId="2BE411B9"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84" w:history="1">
        <w:r w:rsidRPr="00690B8F">
          <w:rPr>
            <w:rStyle w:val="Hyperlink"/>
            <w:noProof/>
          </w:rPr>
          <w:t>4.9</w:t>
        </w:r>
        <w:r>
          <w:rPr>
            <w:rFonts w:asciiTheme="minorHAnsi" w:eastAsiaTheme="minorEastAsia" w:hAnsiTheme="minorHAnsi" w:cstheme="minorBidi"/>
            <w:smallCaps w:val="0"/>
            <w:noProof/>
            <w:kern w:val="2"/>
            <w:sz w:val="22"/>
            <w:szCs w:val="22"/>
            <w:lang w:val="en-US" w:eastAsia="en-US"/>
            <w14:ligatures w14:val="standardContextual"/>
          </w:rPr>
          <w:tab/>
        </w:r>
        <w:r w:rsidRPr="00690B8F">
          <w:rPr>
            <w:rStyle w:val="Hyperlink"/>
            <w:noProof/>
          </w:rPr>
          <w:t>Backup and Recovery</w:t>
        </w:r>
        <w:r>
          <w:rPr>
            <w:noProof/>
            <w:webHidden/>
          </w:rPr>
          <w:tab/>
        </w:r>
        <w:r>
          <w:rPr>
            <w:noProof/>
            <w:webHidden/>
          </w:rPr>
          <w:fldChar w:fldCharType="begin"/>
        </w:r>
        <w:r>
          <w:rPr>
            <w:noProof/>
            <w:webHidden/>
          </w:rPr>
          <w:instrText xml:space="preserve"> PAGEREF _Toc178247284 \h </w:instrText>
        </w:r>
        <w:r>
          <w:rPr>
            <w:noProof/>
            <w:webHidden/>
          </w:rPr>
        </w:r>
        <w:r>
          <w:rPr>
            <w:noProof/>
            <w:webHidden/>
          </w:rPr>
          <w:fldChar w:fldCharType="separate"/>
        </w:r>
        <w:r w:rsidR="00182CF6">
          <w:rPr>
            <w:noProof/>
            <w:webHidden/>
          </w:rPr>
          <w:t>18</w:t>
        </w:r>
        <w:r>
          <w:rPr>
            <w:noProof/>
            <w:webHidden/>
          </w:rPr>
          <w:fldChar w:fldCharType="end"/>
        </w:r>
      </w:hyperlink>
    </w:p>
    <w:p w14:paraId="0AFB9EAA" w14:textId="01879D34" w:rsidR="00102862" w:rsidRDefault="00102862">
      <w:pPr>
        <w:pStyle w:val="TOC2"/>
        <w:rPr>
          <w:rFonts w:asciiTheme="minorHAnsi" w:eastAsiaTheme="minorEastAsia" w:hAnsiTheme="minorHAnsi" w:cstheme="minorBidi"/>
          <w:smallCaps w:val="0"/>
          <w:noProof/>
          <w:kern w:val="2"/>
          <w:sz w:val="22"/>
          <w:szCs w:val="22"/>
          <w:lang w:val="en-US" w:eastAsia="en-US"/>
          <w14:ligatures w14:val="standardContextual"/>
        </w:rPr>
      </w:pPr>
      <w:hyperlink w:anchor="_Toc178247285" w:history="1">
        <w:r w:rsidRPr="00690B8F">
          <w:rPr>
            <w:rStyle w:val="Hyperlink"/>
            <w:noProof/>
          </w:rPr>
          <w:t>4.10</w:t>
        </w:r>
        <w:r w:rsidR="009049B6">
          <w:rPr>
            <w:rStyle w:val="Hyperlink"/>
            <w:noProof/>
          </w:rPr>
          <w:t xml:space="preserve">   </w:t>
        </w:r>
        <w:r w:rsidRPr="00690B8F">
          <w:rPr>
            <w:rStyle w:val="Hyperlink"/>
            <w:noProof/>
          </w:rPr>
          <w:t xml:space="preserve"> Availability</w:t>
        </w:r>
        <w:r>
          <w:rPr>
            <w:noProof/>
            <w:webHidden/>
          </w:rPr>
          <w:tab/>
        </w:r>
        <w:r>
          <w:rPr>
            <w:noProof/>
            <w:webHidden/>
          </w:rPr>
          <w:fldChar w:fldCharType="begin"/>
        </w:r>
        <w:r>
          <w:rPr>
            <w:noProof/>
            <w:webHidden/>
          </w:rPr>
          <w:instrText xml:space="preserve"> PAGEREF _Toc178247285 \h </w:instrText>
        </w:r>
        <w:r>
          <w:rPr>
            <w:noProof/>
            <w:webHidden/>
          </w:rPr>
        </w:r>
        <w:r>
          <w:rPr>
            <w:noProof/>
            <w:webHidden/>
          </w:rPr>
          <w:fldChar w:fldCharType="separate"/>
        </w:r>
        <w:r w:rsidR="00182CF6">
          <w:rPr>
            <w:noProof/>
            <w:webHidden/>
          </w:rPr>
          <w:t>19</w:t>
        </w:r>
        <w:r>
          <w:rPr>
            <w:noProof/>
            <w:webHidden/>
          </w:rPr>
          <w:fldChar w:fldCharType="end"/>
        </w:r>
      </w:hyperlink>
    </w:p>
    <w:p w14:paraId="7202A537" w14:textId="77777777" w:rsidR="000B2CC2" w:rsidRPr="00553223" w:rsidRDefault="00071155" w:rsidP="00300DE5">
      <w:pPr>
        <w:rPr>
          <w:rFonts w:asciiTheme="minorHAnsi" w:hAnsiTheme="minorHAnsi"/>
          <w:sz w:val="20"/>
          <w:szCs w:val="20"/>
        </w:rPr>
      </w:pPr>
      <w:r>
        <w:rPr>
          <w:rFonts w:asciiTheme="minorHAnsi" w:hAnsiTheme="minorHAnsi" w:cs="Arial"/>
          <w:b/>
          <w:bCs/>
          <w:caps/>
          <w:noProof/>
          <w:sz w:val="28"/>
          <w:u w:val="single"/>
        </w:rPr>
        <w:fldChar w:fldCharType="end"/>
      </w:r>
      <w:r w:rsidR="000B2CC2" w:rsidRPr="00553223">
        <w:rPr>
          <w:rFonts w:asciiTheme="minorHAnsi" w:hAnsiTheme="minorHAnsi"/>
          <w:sz w:val="20"/>
          <w:szCs w:val="20"/>
        </w:rPr>
        <w:tab/>
      </w:r>
    </w:p>
    <w:p w14:paraId="6A89176E" w14:textId="77777777" w:rsidR="000B2CC2" w:rsidRPr="00553223" w:rsidRDefault="000B2CC2">
      <w:pPr>
        <w:rPr>
          <w:rFonts w:asciiTheme="minorHAnsi" w:hAnsiTheme="minorHAnsi"/>
          <w:sz w:val="20"/>
          <w:szCs w:val="20"/>
        </w:rPr>
      </w:pPr>
      <w:r w:rsidRPr="00553223">
        <w:rPr>
          <w:rFonts w:asciiTheme="minorHAnsi" w:hAnsiTheme="minorHAnsi"/>
          <w:sz w:val="20"/>
          <w:szCs w:val="20"/>
        </w:rPr>
        <w:br w:type="page"/>
      </w:r>
    </w:p>
    <w:p w14:paraId="2854B8E5" w14:textId="77777777" w:rsidR="006B52CF" w:rsidRPr="00553223" w:rsidRDefault="006B52CF" w:rsidP="000B2CC2">
      <w:pPr>
        <w:tabs>
          <w:tab w:val="left" w:pos="6374"/>
        </w:tabs>
        <w:rPr>
          <w:rFonts w:asciiTheme="minorHAnsi" w:hAnsiTheme="minorHAnsi"/>
          <w:sz w:val="20"/>
          <w:szCs w:val="20"/>
        </w:rPr>
        <w:sectPr w:rsidR="006B52CF" w:rsidRPr="00553223" w:rsidSect="001A5903">
          <w:headerReference w:type="even" r:id="rId15"/>
          <w:headerReference w:type="default" r:id="rId16"/>
          <w:footerReference w:type="even" r:id="rId17"/>
          <w:footerReference w:type="default" r:id="rId18"/>
          <w:headerReference w:type="first" r:id="rId19"/>
          <w:footerReference w:type="first" r:id="rId20"/>
          <w:pgSz w:w="12240" w:h="15840"/>
          <w:pgMar w:top="1440" w:right="1800" w:bottom="1440" w:left="1530" w:header="432" w:footer="432" w:gutter="0"/>
          <w:cols w:space="708"/>
          <w:docGrid w:linePitch="360"/>
        </w:sectPr>
      </w:pPr>
    </w:p>
    <w:p w14:paraId="5545EC2D" w14:textId="77777777" w:rsidR="00992F95" w:rsidRPr="000B2CC2" w:rsidRDefault="001C1EF2" w:rsidP="00C64DEB">
      <w:pPr>
        <w:pStyle w:val="Heading1"/>
        <w:numPr>
          <w:ilvl w:val="0"/>
          <w:numId w:val="3"/>
        </w:numPr>
        <w:rPr>
          <w:rFonts w:asciiTheme="minorHAnsi" w:hAnsiTheme="minorHAnsi"/>
          <w:sz w:val="28"/>
          <w:szCs w:val="28"/>
        </w:rPr>
      </w:pPr>
      <w:bookmarkStart w:id="2" w:name="_Toc178247263"/>
      <w:r w:rsidRPr="000B2CC2">
        <w:rPr>
          <w:rFonts w:asciiTheme="minorHAnsi" w:hAnsiTheme="minorHAnsi"/>
          <w:sz w:val="28"/>
          <w:szCs w:val="28"/>
        </w:rPr>
        <w:lastRenderedPageBreak/>
        <w:t xml:space="preserve">Project </w:t>
      </w:r>
      <w:r w:rsidR="00AA25AA" w:rsidRPr="000B2CC2">
        <w:rPr>
          <w:rFonts w:asciiTheme="minorHAnsi" w:hAnsiTheme="minorHAnsi"/>
          <w:sz w:val="28"/>
          <w:szCs w:val="28"/>
        </w:rPr>
        <w:t>Summary</w:t>
      </w:r>
      <w:bookmarkEnd w:id="2"/>
    </w:p>
    <w:p w14:paraId="76826305" w14:textId="77777777" w:rsidR="003C3A41" w:rsidRDefault="003C3A41" w:rsidP="00C64DEB">
      <w:pPr>
        <w:pStyle w:val="Heading2"/>
        <w:numPr>
          <w:ilvl w:val="1"/>
          <w:numId w:val="2"/>
        </w:numPr>
      </w:pPr>
      <w:bookmarkStart w:id="3" w:name="_Toc178247264"/>
      <w:r w:rsidRPr="00620DED">
        <w:t xml:space="preserve">Project </w:t>
      </w:r>
      <w:r>
        <w:t>Background and Overview</w:t>
      </w:r>
      <w:bookmarkEnd w:id="3"/>
    </w:p>
    <w:p w14:paraId="1FE57415" w14:textId="77777777" w:rsidR="000A73A6" w:rsidRPr="00AE1F63" w:rsidRDefault="000A73A6" w:rsidP="000A73A6">
      <w:pPr>
        <w:pStyle w:val="TemplateInstructions"/>
        <w:ind w:left="360" w:right="4"/>
        <w:jc w:val="both"/>
        <w:rPr>
          <w:i w:val="0"/>
          <w:iCs/>
        </w:rPr>
      </w:pPr>
      <w:bookmarkStart w:id="4" w:name="_Toc137351794"/>
      <w:bookmarkStart w:id="5" w:name="_Toc178247265"/>
      <w:r w:rsidRPr="00AE1F63">
        <w:rPr>
          <w:i w:val="0"/>
          <w:iCs/>
        </w:rPr>
        <w:t xml:space="preserve">This project aims to create a new revenue stream for BSI Miami with the introduction of the </w:t>
      </w:r>
      <w:r>
        <w:rPr>
          <w:i w:val="0"/>
          <w:iCs/>
        </w:rPr>
        <w:t>S</w:t>
      </w:r>
      <w:r w:rsidRPr="00AE1F63">
        <w:rPr>
          <w:i w:val="0"/>
          <w:iCs/>
        </w:rPr>
        <w:t xml:space="preserve">ecurity </w:t>
      </w:r>
      <w:r>
        <w:rPr>
          <w:i w:val="0"/>
          <w:iCs/>
        </w:rPr>
        <w:t>L</w:t>
      </w:r>
      <w:r w:rsidRPr="00AE1F63">
        <w:rPr>
          <w:i w:val="0"/>
          <w:iCs/>
        </w:rPr>
        <w:t xml:space="preserve">ending business. This new service will allow BSI to lend its clients’ securities held </w:t>
      </w:r>
      <w:proofErr w:type="gramStart"/>
      <w:r w:rsidRPr="00AE1F63">
        <w:rPr>
          <w:i w:val="0"/>
          <w:iCs/>
        </w:rPr>
        <w:t>on</w:t>
      </w:r>
      <w:proofErr w:type="gramEnd"/>
      <w:r w:rsidRPr="00AE1F63">
        <w:rPr>
          <w:i w:val="0"/>
          <w:iCs/>
        </w:rPr>
        <w:t xml:space="preserve"> custody at JP Morgan, in accordance with the current regulation, to pre-approved borrowers, supporting BSI to manage its liquidity needs and enhancing its returns.</w:t>
      </w:r>
    </w:p>
    <w:p w14:paraId="291468B1" w14:textId="77777777" w:rsidR="00197812" w:rsidRDefault="00197812" w:rsidP="00C64DEB">
      <w:pPr>
        <w:pStyle w:val="Heading2"/>
        <w:numPr>
          <w:ilvl w:val="1"/>
          <w:numId w:val="2"/>
        </w:numPr>
      </w:pPr>
      <w:r w:rsidRPr="00620DED">
        <w:t>Assumptions</w:t>
      </w:r>
      <w:bookmarkEnd w:id="4"/>
      <w:r w:rsidR="00620DED">
        <w:t>/</w:t>
      </w:r>
      <w:r w:rsidR="00971C25" w:rsidRPr="00620DED">
        <w:t>Dependencies</w:t>
      </w:r>
      <w:r w:rsidR="00B2186A">
        <w:t>/</w:t>
      </w:r>
      <w:r w:rsidR="00B2186A" w:rsidRPr="00620DED">
        <w:t>Constraints</w:t>
      </w:r>
      <w:bookmarkEnd w:id="5"/>
    </w:p>
    <w:p w14:paraId="0F0103F4" w14:textId="77777777" w:rsidR="00B2186A" w:rsidRPr="00F92889" w:rsidRDefault="001D506D" w:rsidP="00C64DEB">
      <w:pPr>
        <w:pStyle w:val="Heading3"/>
        <w:numPr>
          <w:ilvl w:val="2"/>
          <w:numId w:val="2"/>
        </w:numPr>
        <w:spacing w:after="0"/>
        <w:rPr>
          <w:rFonts w:asciiTheme="minorHAnsi" w:hAnsiTheme="minorHAnsi"/>
          <w:sz w:val="20"/>
          <w:szCs w:val="20"/>
        </w:rPr>
      </w:pPr>
      <w:bookmarkStart w:id="6" w:name="_Toc178247266"/>
      <w:r>
        <w:rPr>
          <w:rFonts w:asciiTheme="minorHAnsi" w:hAnsiTheme="minorHAnsi"/>
          <w:sz w:val="20"/>
          <w:szCs w:val="20"/>
        </w:rPr>
        <w:t xml:space="preserve">Requirements </w:t>
      </w:r>
      <w:r w:rsidR="00F92889">
        <w:rPr>
          <w:rFonts w:asciiTheme="minorHAnsi" w:hAnsiTheme="minorHAnsi"/>
          <w:sz w:val="20"/>
          <w:szCs w:val="20"/>
        </w:rPr>
        <w:t>Assumptions &amp; Dependencies</w:t>
      </w:r>
      <w:bookmarkEnd w:id="6"/>
    </w:p>
    <w:p w14:paraId="661AA928" w14:textId="77777777" w:rsidR="00A1369E" w:rsidRDefault="00A1369E" w:rsidP="00B2186A">
      <w:pPr>
        <w:pStyle w:val="TableText"/>
        <w:rPr>
          <w:rFonts w:asciiTheme="minorHAnsi" w:hAnsiTheme="minorHAnsi"/>
          <w:color w:val="auto"/>
          <w:sz w:val="20"/>
          <w:lang w:eastAsia="en-CA"/>
        </w:rPr>
      </w:pPr>
      <w:r>
        <w:rPr>
          <w:rFonts w:asciiTheme="minorHAnsi" w:hAnsiTheme="minorHAnsi"/>
          <w:color w:val="auto"/>
          <w:sz w:val="20"/>
          <w:lang w:eastAsia="en-CA"/>
        </w:rPr>
        <w:t xml:space="preserve">The requirements in this BRD have </w:t>
      </w:r>
      <w:r w:rsidR="002854CE">
        <w:rPr>
          <w:rFonts w:asciiTheme="minorHAnsi" w:hAnsiTheme="minorHAnsi"/>
          <w:color w:val="auto"/>
          <w:sz w:val="20"/>
          <w:lang w:eastAsia="en-CA"/>
        </w:rPr>
        <w:t>the following</w:t>
      </w:r>
      <w:r>
        <w:rPr>
          <w:rFonts w:asciiTheme="minorHAnsi" w:hAnsiTheme="minorHAnsi"/>
          <w:color w:val="auto"/>
          <w:sz w:val="20"/>
          <w:lang w:eastAsia="en-CA"/>
        </w:rPr>
        <w:t xml:space="preserve"> assumptions</w:t>
      </w:r>
      <w:r w:rsidR="00731EC2">
        <w:rPr>
          <w:rFonts w:asciiTheme="minorHAnsi" w:hAnsiTheme="minorHAnsi"/>
          <w:color w:val="auto"/>
          <w:sz w:val="20"/>
          <w:lang w:eastAsia="en-CA"/>
        </w:rPr>
        <w:t xml:space="preserve"> and dependencies</w:t>
      </w:r>
      <w:r>
        <w:rPr>
          <w:rFonts w:asciiTheme="minorHAnsi" w:hAnsiTheme="minorHAnsi"/>
          <w:color w:val="auto"/>
          <w:sz w:val="20"/>
          <w:lang w:eastAsia="en-CA"/>
        </w:rPr>
        <w:t>:</w:t>
      </w:r>
    </w:p>
    <w:tbl>
      <w:tblPr>
        <w:tblStyle w:val="TableGrid"/>
        <w:tblW w:w="8542" w:type="dxa"/>
        <w:tblLayout w:type="fixed"/>
        <w:tblLook w:val="04A0" w:firstRow="1" w:lastRow="0" w:firstColumn="1" w:lastColumn="0" w:noHBand="0" w:noVBand="1"/>
      </w:tblPr>
      <w:tblGrid>
        <w:gridCol w:w="1331"/>
        <w:gridCol w:w="1959"/>
        <w:gridCol w:w="5252"/>
      </w:tblGrid>
      <w:tr w:rsidR="00731EC2" w:rsidRPr="003C0C7C" w14:paraId="3F4EA00B" w14:textId="77777777" w:rsidTr="008D32B5">
        <w:trPr>
          <w:trHeight w:val="753"/>
        </w:trPr>
        <w:tc>
          <w:tcPr>
            <w:tcW w:w="1331" w:type="dxa"/>
            <w:shd w:val="clear" w:color="auto" w:fill="808080" w:themeFill="background1" w:themeFillShade="80"/>
          </w:tcPr>
          <w:p w14:paraId="27D852A7" w14:textId="77777777" w:rsidR="00731EC2" w:rsidRPr="005A02A2" w:rsidRDefault="00731EC2" w:rsidP="003C0C7C">
            <w:pPr>
              <w:pStyle w:val="TableText"/>
              <w:rPr>
                <w:rFonts w:asciiTheme="minorHAnsi" w:hAnsiTheme="minorHAnsi"/>
                <w:b/>
                <w:color w:val="FFFFFF" w:themeColor="background1"/>
                <w:szCs w:val="18"/>
                <w:lang w:eastAsia="en-CA"/>
              </w:rPr>
            </w:pPr>
            <w:r w:rsidRPr="005A02A2">
              <w:rPr>
                <w:rFonts w:asciiTheme="minorHAnsi" w:hAnsiTheme="minorHAnsi"/>
                <w:b/>
                <w:color w:val="FFFFFF" w:themeColor="background1"/>
                <w:szCs w:val="18"/>
                <w:lang w:eastAsia="en-CA"/>
              </w:rPr>
              <w:t xml:space="preserve">Assumption or </w:t>
            </w:r>
            <w:r w:rsidR="00201108" w:rsidRPr="005A02A2">
              <w:rPr>
                <w:rFonts w:asciiTheme="minorHAnsi" w:hAnsiTheme="minorHAnsi"/>
                <w:b/>
                <w:color w:val="FFFFFF" w:themeColor="background1"/>
                <w:szCs w:val="18"/>
                <w:lang w:eastAsia="en-CA"/>
              </w:rPr>
              <w:t xml:space="preserve">Dependency? </w:t>
            </w:r>
            <w:r w:rsidRPr="005A02A2">
              <w:rPr>
                <w:rFonts w:asciiTheme="minorHAnsi" w:hAnsiTheme="minorHAnsi"/>
                <w:b/>
                <w:color w:val="FFFFFF" w:themeColor="background1"/>
                <w:szCs w:val="18"/>
                <w:lang w:eastAsia="en-CA"/>
              </w:rPr>
              <w:t xml:space="preserve">[A </w:t>
            </w:r>
            <w:r w:rsidR="00131ADF" w:rsidRPr="005A02A2">
              <w:rPr>
                <w:rFonts w:asciiTheme="minorHAnsi" w:hAnsiTheme="minorHAnsi"/>
                <w:b/>
                <w:color w:val="FFFFFF" w:themeColor="background1"/>
                <w:szCs w:val="18"/>
                <w:lang w:eastAsia="en-CA"/>
              </w:rPr>
              <w:t>#</w:t>
            </w:r>
            <w:r w:rsidRPr="005A02A2">
              <w:rPr>
                <w:rFonts w:asciiTheme="minorHAnsi" w:hAnsiTheme="minorHAnsi"/>
                <w:b/>
                <w:color w:val="FFFFFF" w:themeColor="background1"/>
                <w:szCs w:val="18"/>
                <w:lang w:eastAsia="en-CA"/>
              </w:rPr>
              <w:t>or D</w:t>
            </w:r>
            <w:r w:rsidR="00131ADF" w:rsidRPr="005A02A2">
              <w:rPr>
                <w:rFonts w:asciiTheme="minorHAnsi" w:hAnsiTheme="minorHAnsi"/>
                <w:b/>
                <w:color w:val="FFFFFF" w:themeColor="background1"/>
                <w:szCs w:val="18"/>
                <w:lang w:eastAsia="en-CA"/>
              </w:rPr>
              <w:t>#</w:t>
            </w:r>
            <w:r w:rsidRPr="005A02A2">
              <w:rPr>
                <w:rFonts w:asciiTheme="minorHAnsi" w:hAnsiTheme="minorHAnsi"/>
                <w:b/>
                <w:color w:val="FFFFFF" w:themeColor="background1"/>
                <w:szCs w:val="18"/>
                <w:lang w:eastAsia="en-CA"/>
              </w:rPr>
              <w:t>]</w:t>
            </w:r>
          </w:p>
        </w:tc>
        <w:tc>
          <w:tcPr>
            <w:tcW w:w="1959" w:type="dxa"/>
            <w:shd w:val="clear" w:color="auto" w:fill="808080" w:themeFill="background1" w:themeFillShade="80"/>
          </w:tcPr>
          <w:p w14:paraId="30E79275" w14:textId="77777777" w:rsidR="00731EC2" w:rsidRPr="008D32B5" w:rsidRDefault="00731EC2" w:rsidP="00B2186A">
            <w:pPr>
              <w:pStyle w:val="TableText"/>
              <w:rPr>
                <w:rFonts w:asciiTheme="minorHAnsi" w:hAnsiTheme="minorHAnsi"/>
                <w:b/>
                <w:color w:val="FFFFFF" w:themeColor="background1"/>
                <w:szCs w:val="18"/>
                <w:lang w:eastAsia="en-CA"/>
              </w:rPr>
            </w:pPr>
            <w:r w:rsidRPr="008D32B5">
              <w:rPr>
                <w:rFonts w:asciiTheme="minorHAnsi" w:hAnsiTheme="minorHAnsi"/>
                <w:b/>
                <w:color w:val="FFFFFF" w:themeColor="background1"/>
                <w:szCs w:val="18"/>
                <w:lang w:eastAsia="en-CA"/>
              </w:rPr>
              <w:t>Related Requirement Number</w:t>
            </w:r>
          </w:p>
        </w:tc>
        <w:tc>
          <w:tcPr>
            <w:tcW w:w="5252" w:type="dxa"/>
            <w:shd w:val="clear" w:color="auto" w:fill="808080" w:themeFill="background1" w:themeFillShade="80"/>
          </w:tcPr>
          <w:p w14:paraId="3EEA586A" w14:textId="77777777" w:rsidR="00731EC2" w:rsidRPr="008D32B5" w:rsidRDefault="00731EC2" w:rsidP="00B2186A">
            <w:pPr>
              <w:pStyle w:val="TableText"/>
              <w:rPr>
                <w:rFonts w:asciiTheme="minorHAnsi" w:hAnsiTheme="minorHAnsi"/>
                <w:b/>
                <w:color w:val="FFFFFF" w:themeColor="background1"/>
                <w:szCs w:val="18"/>
                <w:lang w:eastAsia="en-CA"/>
              </w:rPr>
            </w:pPr>
            <w:r w:rsidRPr="008D32B5">
              <w:rPr>
                <w:rFonts w:asciiTheme="minorHAnsi" w:hAnsiTheme="minorHAnsi"/>
                <w:b/>
                <w:color w:val="FFFFFF" w:themeColor="background1"/>
                <w:szCs w:val="18"/>
                <w:lang w:eastAsia="en-CA"/>
              </w:rPr>
              <w:t xml:space="preserve">Note the Assumption or </w:t>
            </w:r>
            <w:r w:rsidR="001A5903" w:rsidRPr="008D32B5">
              <w:rPr>
                <w:rFonts w:asciiTheme="minorHAnsi" w:hAnsiTheme="minorHAnsi"/>
                <w:b/>
                <w:color w:val="FFFFFF" w:themeColor="background1"/>
                <w:szCs w:val="18"/>
                <w:lang w:eastAsia="en-CA"/>
              </w:rPr>
              <w:t>D</w:t>
            </w:r>
            <w:r w:rsidRPr="008D32B5">
              <w:rPr>
                <w:rFonts w:asciiTheme="minorHAnsi" w:hAnsiTheme="minorHAnsi"/>
                <w:b/>
                <w:color w:val="FFFFFF" w:themeColor="background1"/>
                <w:szCs w:val="18"/>
                <w:lang w:eastAsia="en-CA"/>
              </w:rPr>
              <w:t>epend</w:t>
            </w:r>
            <w:r w:rsidR="001A5903" w:rsidRPr="008D32B5">
              <w:rPr>
                <w:rFonts w:asciiTheme="minorHAnsi" w:hAnsiTheme="minorHAnsi"/>
                <w:b/>
                <w:color w:val="FFFFFF" w:themeColor="background1"/>
                <w:szCs w:val="18"/>
                <w:lang w:eastAsia="en-CA"/>
              </w:rPr>
              <w:t>e</w:t>
            </w:r>
            <w:r w:rsidRPr="008D32B5">
              <w:rPr>
                <w:rFonts w:asciiTheme="minorHAnsi" w:hAnsiTheme="minorHAnsi"/>
                <w:b/>
                <w:color w:val="FFFFFF" w:themeColor="background1"/>
                <w:szCs w:val="18"/>
                <w:lang w:eastAsia="en-CA"/>
              </w:rPr>
              <w:t>n</w:t>
            </w:r>
            <w:r w:rsidR="001A5903" w:rsidRPr="008D32B5">
              <w:rPr>
                <w:rFonts w:asciiTheme="minorHAnsi" w:hAnsiTheme="minorHAnsi"/>
                <w:b/>
                <w:color w:val="FFFFFF" w:themeColor="background1"/>
                <w:szCs w:val="18"/>
                <w:lang w:eastAsia="en-CA"/>
              </w:rPr>
              <w:t>c</w:t>
            </w:r>
            <w:r w:rsidRPr="008D32B5">
              <w:rPr>
                <w:rFonts w:asciiTheme="minorHAnsi" w:hAnsiTheme="minorHAnsi"/>
                <w:b/>
                <w:color w:val="FFFFFF" w:themeColor="background1"/>
                <w:szCs w:val="18"/>
                <w:lang w:eastAsia="en-CA"/>
              </w:rPr>
              <w:t>y</w:t>
            </w:r>
          </w:p>
        </w:tc>
      </w:tr>
      <w:tr w:rsidR="00731EC2" w14:paraId="05815D5D" w14:textId="77777777" w:rsidTr="008D32B5">
        <w:trPr>
          <w:trHeight w:val="120"/>
        </w:trPr>
        <w:tc>
          <w:tcPr>
            <w:tcW w:w="1331" w:type="dxa"/>
          </w:tcPr>
          <w:p w14:paraId="465E8F0D" w14:textId="41C84164" w:rsidR="00731EC2" w:rsidRDefault="004F1267" w:rsidP="00B2186A">
            <w:pPr>
              <w:pStyle w:val="TableText"/>
              <w:rPr>
                <w:rFonts w:asciiTheme="minorHAnsi" w:hAnsiTheme="minorHAnsi"/>
                <w:color w:val="auto"/>
                <w:sz w:val="20"/>
                <w:lang w:eastAsia="en-CA"/>
              </w:rPr>
            </w:pPr>
            <w:r>
              <w:rPr>
                <w:rFonts w:asciiTheme="minorHAnsi" w:hAnsiTheme="minorHAnsi"/>
                <w:color w:val="auto"/>
                <w:sz w:val="20"/>
                <w:lang w:eastAsia="en-CA"/>
              </w:rPr>
              <w:t>NA</w:t>
            </w:r>
          </w:p>
        </w:tc>
        <w:tc>
          <w:tcPr>
            <w:tcW w:w="1959" w:type="dxa"/>
          </w:tcPr>
          <w:p w14:paraId="34A2C362" w14:textId="1234D56B" w:rsidR="00731EC2" w:rsidRDefault="004F1267" w:rsidP="00B2186A">
            <w:pPr>
              <w:pStyle w:val="TableText"/>
              <w:rPr>
                <w:rFonts w:asciiTheme="minorHAnsi" w:hAnsiTheme="minorHAnsi"/>
                <w:color w:val="auto"/>
                <w:sz w:val="20"/>
                <w:lang w:eastAsia="en-CA"/>
              </w:rPr>
            </w:pPr>
            <w:r>
              <w:rPr>
                <w:rFonts w:asciiTheme="minorHAnsi" w:hAnsiTheme="minorHAnsi"/>
                <w:color w:val="auto"/>
                <w:sz w:val="20"/>
                <w:lang w:eastAsia="en-CA"/>
              </w:rPr>
              <w:t>NA</w:t>
            </w:r>
          </w:p>
        </w:tc>
        <w:tc>
          <w:tcPr>
            <w:tcW w:w="5252" w:type="dxa"/>
          </w:tcPr>
          <w:p w14:paraId="632E6263" w14:textId="717C2200" w:rsidR="00731EC2" w:rsidRDefault="004F1267" w:rsidP="00B2186A">
            <w:pPr>
              <w:pStyle w:val="TableText"/>
              <w:rPr>
                <w:rFonts w:asciiTheme="minorHAnsi" w:hAnsiTheme="minorHAnsi"/>
                <w:color w:val="auto"/>
                <w:sz w:val="20"/>
                <w:lang w:eastAsia="en-CA"/>
              </w:rPr>
            </w:pPr>
            <w:r>
              <w:rPr>
                <w:rFonts w:asciiTheme="minorHAnsi" w:hAnsiTheme="minorHAnsi"/>
                <w:color w:val="auto"/>
                <w:sz w:val="20"/>
                <w:lang w:eastAsia="en-CA"/>
              </w:rPr>
              <w:t>NA</w:t>
            </w:r>
          </w:p>
        </w:tc>
      </w:tr>
    </w:tbl>
    <w:p w14:paraId="4EE773C1" w14:textId="77777777" w:rsidR="00C86487" w:rsidRDefault="001D506D" w:rsidP="00C64DEB">
      <w:pPr>
        <w:pStyle w:val="Heading3"/>
        <w:numPr>
          <w:ilvl w:val="2"/>
          <w:numId w:val="2"/>
        </w:numPr>
        <w:rPr>
          <w:rFonts w:asciiTheme="minorHAnsi" w:hAnsiTheme="minorHAnsi"/>
          <w:sz w:val="20"/>
          <w:szCs w:val="20"/>
        </w:rPr>
      </w:pPr>
      <w:bookmarkStart w:id="7" w:name="_Toc178247267"/>
      <w:r>
        <w:rPr>
          <w:rFonts w:asciiTheme="minorHAnsi" w:hAnsiTheme="minorHAnsi"/>
          <w:sz w:val="20"/>
          <w:szCs w:val="20"/>
        </w:rPr>
        <w:t xml:space="preserve">Project </w:t>
      </w:r>
      <w:r w:rsidR="00C86487">
        <w:rPr>
          <w:rFonts w:asciiTheme="minorHAnsi" w:hAnsiTheme="minorHAnsi"/>
          <w:sz w:val="20"/>
          <w:szCs w:val="20"/>
        </w:rPr>
        <w:t>Constraints</w:t>
      </w:r>
      <w:bookmarkEnd w:id="7"/>
    </w:p>
    <w:p w14:paraId="1F4D1A3D" w14:textId="77777777" w:rsidR="00417DB3" w:rsidRPr="00F92889" w:rsidRDefault="00417DB3" w:rsidP="00F92889">
      <w:pPr>
        <w:pStyle w:val="TableText"/>
        <w:rPr>
          <w:rFonts w:asciiTheme="minorHAnsi" w:hAnsiTheme="minorHAnsi"/>
          <w:color w:val="4F81BD" w:themeColor="accent1"/>
          <w:sz w:val="20"/>
          <w:lang w:eastAsia="en-CA"/>
        </w:rPr>
      </w:pPr>
      <w:r>
        <w:rPr>
          <w:rFonts w:asciiTheme="minorHAnsi" w:hAnsiTheme="minorHAnsi"/>
          <w:color w:val="auto"/>
          <w:sz w:val="20"/>
          <w:lang w:eastAsia="en-CA"/>
        </w:rPr>
        <w:t>The project has the following constraints</w:t>
      </w:r>
      <w:r w:rsidRPr="00F92889">
        <w:rPr>
          <w:rFonts w:asciiTheme="minorHAnsi" w:hAnsiTheme="minorHAnsi"/>
          <w:color w:val="4F81BD" w:themeColor="accent1"/>
          <w:sz w:val="20"/>
        </w:rPr>
        <w:t>:</w:t>
      </w:r>
    </w:p>
    <w:tbl>
      <w:tblPr>
        <w:tblStyle w:val="TableGrid"/>
        <w:tblW w:w="8739" w:type="dxa"/>
        <w:tblLook w:val="04A0" w:firstRow="1" w:lastRow="0" w:firstColumn="1" w:lastColumn="0" w:noHBand="0" w:noVBand="1"/>
      </w:tblPr>
      <w:tblGrid>
        <w:gridCol w:w="897"/>
        <w:gridCol w:w="7842"/>
      </w:tblGrid>
      <w:tr w:rsidR="00731EC2" w:rsidRPr="003C0C7C" w14:paraId="6362D901" w14:textId="77777777" w:rsidTr="00204546">
        <w:trPr>
          <w:trHeight w:val="409"/>
        </w:trPr>
        <w:tc>
          <w:tcPr>
            <w:tcW w:w="453" w:type="dxa"/>
            <w:shd w:val="clear" w:color="auto" w:fill="808080" w:themeFill="background1" w:themeFillShade="80"/>
          </w:tcPr>
          <w:p w14:paraId="6BF44836" w14:textId="77777777" w:rsidR="00731EC2" w:rsidRDefault="00731EC2" w:rsidP="00496DA8">
            <w:pPr>
              <w:pStyle w:val="TableText"/>
              <w:rPr>
                <w:rFonts w:asciiTheme="minorHAnsi" w:hAnsiTheme="minorHAnsi"/>
                <w:b/>
                <w:color w:val="FFFFFF" w:themeColor="background1"/>
                <w:sz w:val="20"/>
                <w:lang w:eastAsia="en-CA"/>
              </w:rPr>
            </w:pPr>
            <w:r>
              <w:rPr>
                <w:rFonts w:asciiTheme="minorHAnsi" w:hAnsiTheme="minorHAnsi"/>
                <w:b/>
                <w:color w:val="FFFFFF" w:themeColor="background1"/>
                <w:sz w:val="20"/>
                <w:lang w:eastAsia="en-CA"/>
              </w:rPr>
              <w:t>Number [C#]</w:t>
            </w:r>
          </w:p>
        </w:tc>
        <w:tc>
          <w:tcPr>
            <w:tcW w:w="8286" w:type="dxa"/>
            <w:shd w:val="clear" w:color="auto" w:fill="808080" w:themeFill="background1" w:themeFillShade="80"/>
          </w:tcPr>
          <w:p w14:paraId="15832659" w14:textId="77777777" w:rsidR="00731EC2" w:rsidRPr="003C0C7C" w:rsidRDefault="00731EC2" w:rsidP="00496DA8">
            <w:pPr>
              <w:pStyle w:val="TableText"/>
              <w:rPr>
                <w:rFonts w:asciiTheme="minorHAnsi" w:hAnsiTheme="minorHAnsi"/>
                <w:b/>
                <w:color w:val="FFFFFF" w:themeColor="background1"/>
                <w:sz w:val="20"/>
                <w:lang w:eastAsia="en-CA"/>
              </w:rPr>
            </w:pPr>
            <w:r>
              <w:rPr>
                <w:rFonts w:asciiTheme="minorHAnsi" w:hAnsiTheme="minorHAnsi"/>
                <w:b/>
                <w:color w:val="FFFFFF" w:themeColor="background1"/>
                <w:sz w:val="20"/>
                <w:lang w:eastAsia="en-CA"/>
              </w:rPr>
              <w:t>Constraint</w:t>
            </w:r>
          </w:p>
        </w:tc>
      </w:tr>
      <w:tr w:rsidR="00731EC2" w14:paraId="48172DE3" w14:textId="77777777" w:rsidTr="00204546">
        <w:trPr>
          <w:trHeight w:val="245"/>
        </w:trPr>
        <w:tc>
          <w:tcPr>
            <w:tcW w:w="453" w:type="dxa"/>
          </w:tcPr>
          <w:p w14:paraId="622BEFCD" w14:textId="70DC1BDC" w:rsidR="00731EC2" w:rsidRDefault="00D56A30" w:rsidP="00496DA8">
            <w:pPr>
              <w:pStyle w:val="TableText"/>
              <w:rPr>
                <w:rFonts w:asciiTheme="minorHAnsi" w:hAnsiTheme="minorHAnsi"/>
                <w:color w:val="auto"/>
                <w:sz w:val="20"/>
                <w:lang w:eastAsia="en-CA"/>
              </w:rPr>
            </w:pPr>
            <w:r>
              <w:rPr>
                <w:rFonts w:asciiTheme="minorHAnsi" w:hAnsiTheme="minorHAnsi"/>
                <w:color w:val="auto"/>
                <w:sz w:val="20"/>
                <w:lang w:eastAsia="en-CA"/>
              </w:rPr>
              <w:t>NA</w:t>
            </w:r>
          </w:p>
        </w:tc>
        <w:tc>
          <w:tcPr>
            <w:tcW w:w="8286" w:type="dxa"/>
          </w:tcPr>
          <w:p w14:paraId="4A9B6FA7" w14:textId="0F4C48B0" w:rsidR="00731EC2" w:rsidRDefault="00D56A30" w:rsidP="00496DA8">
            <w:pPr>
              <w:pStyle w:val="TableText"/>
              <w:rPr>
                <w:rFonts w:asciiTheme="minorHAnsi" w:hAnsiTheme="minorHAnsi"/>
                <w:color w:val="auto"/>
                <w:sz w:val="20"/>
                <w:lang w:eastAsia="en-CA"/>
              </w:rPr>
            </w:pPr>
            <w:r>
              <w:rPr>
                <w:rFonts w:asciiTheme="minorHAnsi" w:hAnsiTheme="minorHAnsi"/>
                <w:color w:val="auto"/>
                <w:sz w:val="20"/>
                <w:lang w:eastAsia="en-CA"/>
              </w:rPr>
              <w:t>NA</w:t>
            </w:r>
          </w:p>
        </w:tc>
      </w:tr>
    </w:tbl>
    <w:p w14:paraId="3C483D99" w14:textId="77777777" w:rsidR="00E15D32" w:rsidRDefault="00E15D32" w:rsidP="00E15D32">
      <w:pPr>
        <w:pStyle w:val="Heading2"/>
        <w:numPr>
          <w:ilvl w:val="0"/>
          <w:numId w:val="0"/>
        </w:numPr>
        <w:ind w:left="360"/>
        <w:rPr>
          <w:highlight w:val="lightGray"/>
        </w:rPr>
      </w:pPr>
    </w:p>
    <w:p w14:paraId="3A6FF225" w14:textId="77777777" w:rsidR="00E15D32" w:rsidRDefault="00E15D32">
      <w:pPr>
        <w:rPr>
          <w:rFonts w:asciiTheme="minorHAnsi" w:hAnsiTheme="minorHAnsi" w:cs="Arial"/>
          <w:b/>
          <w:bCs/>
          <w:iCs/>
          <w:highlight w:val="lightGray"/>
        </w:rPr>
      </w:pPr>
      <w:r>
        <w:rPr>
          <w:highlight w:val="lightGray"/>
        </w:rPr>
        <w:br w:type="page"/>
      </w:r>
    </w:p>
    <w:p w14:paraId="73A94DEE" w14:textId="77777777" w:rsidR="00C570FF" w:rsidRDefault="00C570FF" w:rsidP="00C64DEB">
      <w:pPr>
        <w:pStyle w:val="Heading2"/>
        <w:numPr>
          <w:ilvl w:val="1"/>
          <w:numId w:val="2"/>
        </w:numPr>
      </w:pPr>
      <w:bookmarkStart w:id="8" w:name="_Toc178247268"/>
      <w:r>
        <w:lastRenderedPageBreak/>
        <w:t>Out of Scope</w:t>
      </w:r>
      <w:bookmarkEnd w:id="8"/>
    </w:p>
    <w:p w14:paraId="5B184616" w14:textId="77777777" w:rsidR="004851B1" w:rsidRPr="004851B1" w:rsidRDefault="004851B1" w:rsidP="004851B1"/>
    <w:p w14:paraId="4D459748" w14:textId="77777777" w:rsidR="00C570FF" w:rsidRDefault="00C570FF" w:rsidP="00C570FF">
      <w:pPr>
        <w:rPr>
          <w:rFonts w:asciiTheme="minorHAnsi" w:hAnsiTheme="minorHAnsi"/>
          <w:sz w:val="20"/>
          <w:szCs w:val="20"/>
        </w:rPr>
      </w:pPr>
      <w:r w:rsidRPr="00A15FB6">
        <w:rPr>
          <w:rFonts w:asciiTheme="minorHAnsi" w:hAnsiTheme="minorHAnsi"/>
          <w:sz w:val="20"/>
          <w:szCs w:val="20"/>
        </w:rPr>
        <w:t>The following components are out of scope of this BRD:</w:t>
      </w:r>
    </w:p>
    <w:p w14:paraId="01C9751C" w14:textId="77777777" w:rsidR="00417DB3" w:rsidRDefault="00417DB3" w:rsidP="00C570FF">
      <w:pPr>
        <w:rPr>
          <w:rFonts w:asciiTheme="minorHAnsi" w:hAnsiTheme="minorHAnsi"/>
          <w:sz w:val="20"/>
          <w:szCs w:val="20"/>
        </w:rPr>
      </w:pPr>
    </w:p>
    <w:tbl>
      <w:tblPr>
        <w:tblStyle w:val="TableGrid"/>
        <w:tblW w:w="0" w:type="auto"/>
        <w:tblLook w:val="04A0" w:firstRow="1" w:lastRow="0" w:firstColumn="1" w:lastColumn="0" w:noHBand="0" w:noVBand="1"/>
      </w:tblPr>
      <w:tblGrid>
        <w:gridCol w:w="1615"/>
        <w:gridCol w:w="7015"/>
      </w:tblGrid>
      <w:tr w:rsidR="00417DB3" w:rsidRPr="003C0C7C" w14:paraId="3727AAD2" w14:textId="77777777" w:rsidTr="00F92889">
        <w:tc>
          <w:tcPr>
            <w:tcW w:w="1615" w:type="dxa"/>
            <w:shd w:val="clear" w:color="auto" w:fill="808080" w:themeFill="background1" w:themeFillShade="80"/>
          </w:tcPr>
          <w:p w14:paraId="289E5F62" w14:textId="77777777" w:rsidR="00417DB3" w:rsidRPr="003C0C7C" w:rsidRDefault="00731EC2" w:rsidP="00496DA8">
            <w:pPr>
              <w:pStyle w:val="TableText"/>
              <w:rPr>
                <w:rFonts w:asciiTheme="minorHAnsi" w:hAnsiTheme="minorHAnsi"/>
                <w:b/>
                <w:color w:val="FFFFFF" w:themeColor="background1"/>
                <w:sz w:val="20"/>
                <w:lang w:eastAsia="en-CA"/>
              </w:rPr>
            </w:pPr>
            <w:r>
              <w:rPr>
                <w:rFonts w:asciiTheme="minorHAnsi" w:hAnsiTheme="minorHAnsi"/>
                <w:b/>
                <w:color w:val="FFFFFF" w:themeColor="background1"/>
                <w:sz w:val="20"/>
                <w:lang w:eastAsia="en-CA"/>
              </w:rPr>
              <w:t xml:space="preserve">Number [OOS #] </w:t>
            </w:r>
          </w:p>
        </w:tc>
        <w:tc>
          <w:tcPr>
            <w:tcW w:w="7015" w:type="dxa"/>
            <w:shd w:val="clear" w:color="auto" w:fill="808080" w:themeFill="background1" w:themeFillShade="80"/>
          </w:tcPr>
          <w:p w14:paraId="5EBDEC86" w14:textId="77777777" w:rsidR="00417DB3" w:rsidRPr="003C0C7C" w:rsidRDefault="00417DB3" w:rsidP="00496DA8">
            <w:pPr>
              <w:pStyle w:val="TableText"/>
              <w:rPr>
                <w:rFonts w:asciiTheme="minorHAnsi" w:hAnsiTheme="minorHAnsi"/>
                <w:b/>
                <w:color w:val="FFFFFF" w:themeColor="background1"/>
                <w:sz w:val="20"/>
                <w:lang w:eastAsia="en-CA"/>
              </w:rPr>
            </w:pPr>
            <w:r>
              <w:rPr>
                <w:rFonts w:asciiTheme="minorHAnsi" w:hAnsiTheme="minorHAnsi"/>
                <w:b/>
                <w:color w:val="FFFFFF" w:themeColor="background1"/>
                <w:sz w:val="20"/>
                <w:lang w:eastAsia="en-CA"/>
              </w:rPr>
              <w:t>Out of Scope Item</w:t>
            </w:r>
          </w:p>
        </w:tc>
      </w:tr>
      <w:tr w:rsidR="00417DB3" w14:paraId="3BFBB902" w14:textId="77777777" w:rsidTr="00F92889">
        <w:tc>
          <w:tcPr>
            <w:tcW w:w="1615" w:type="dxa"/>
          </w:tcPr>
          <w:p w14:paraId="07D1017A" w14:textId="1393A74B" w:rsidR="00417DB3" w:rsidRDefault="00A76604" w:rsidP="00496DA8">
            <w:pPr>
              <w:pStyle w:val="TableText"/>
              <w:rPr>
                <w:rFonts w:asciiTheme="minorHAnsi" w:hAnsiTheme="minorHAnsi"/>
                <w:color w:val="auto"/>
                <w:sz w:val="20"/>
                <w:lang w:eastAsia="en-CA"/>
              </w:rPr>
            </w:pPr>
            <w:r>
              <w:rPr>
                <w:rFonts w:asciiTheme="minorHAnsi" w:hAnsiTheme="minorHAnsi"/>
                <w:color w:val="auto"/>
                <w:sz w:val="20"/>
                <w:lang w:eastAsia="en-CA"/>
              </w:rPr>
              <w:t>1</w:t>
            </w:r>
          </w:p>
        </w:tc>
        <w:tc>
          <w:tcPr>
            <w:tcW w:w="7015" w:type="dxa"/>
          </w:tcPr>
          <w:p w14:paraId="783247DC" w14:textId="4F8F924D" w:rsidR="00417DB3" w:rsidRDefault="00A76604" w:rsidP="00496DA8">
            <w:pPr>
              <w:pStyle w:val="TableText"/>
              <w:rPr>
                <w:rFonts w:asciiTheme="minorHAnsi" w:hAnsiTheme="minorHAnsi"/>
                <w:color w:val="auto"/>
                <w:sz w:val="20"/>
                <w:lang w:eastAsia="en-CA"/>
              </w:rPr>
            </w:pPr>
            <w:r>
              <w:rPr>
                <w:rFonts w:asciiTheme="minorHAnsi" w:hAnsiTheme="minorHAnsi"/>
                <w:color w:val="auto"/>
                <w:sz w:val="20"/>
                <w:lang w:eastAsia="en-CA"/>
              </w:rPr>
              <w:t>Term Loans</w:t>
            </w:r>
            <w:r w:rsidR="00010507">
              <w:rPr>
                <w:rFonts w:asciiTheme="minorHAnsi" w:hAnsiTheme="minorHAnsi"/>
                <w:color w:val="auto"/>
                <w:sz w:val="20"/>
                <w:lang w:eastAsia="en-CA"/>
              </w:rPr>
              <w:t xml:space="preserve"> </w:t>
            </w:r>
          </w:p>
        </w:tc>
      </w:tr>
      <w:tr w:rsidR="00141498" w14:paraId="48AABFDA" w14:textId="77777777" w:rsidTr="00F92889">
        <w:tc>
          <w:tcPr>
            <w:tcW w:w="1615" w:type="dxa"/>
          </w:tcPr>
          <w:p w14:paraId="42F565C2" w14:textId="76D8D892" w:rsidR="00141498" w:rsidRDefault="00A76604" w:rsidP="00496DA8">
            <w:pPr>
              <w:pStyle w:val="TableText"/>
              <w:rPr>
                <w:rFonts w:asciiTheme="minorHAnsi" w:hAnsiTheme="minorHAnsi"/>
                <w:color w:val="auto"/>
                <w:sz w:val="20"/>
                <w:lang w:eastAsia="en-CA"/>
              </w:rPr>
            </w:pPr>
            <w:r>
              <w:rPr>
                <w:rFonts w:asciiTheme="minorHAnsi" w:hAnsiTheme="minorHAnsi"/>
                <w:color w:val="auto"/>
                <w:sz w:val="20"/>
                <w:lang w:eastAsia="en-CA"/>
              </w:rPr>
              <w:t>2</w:t>
            </w:r>
          </w:p>
        </w:tc>
        <w:tc>
          <w:tcPr>
            <w:tcW w:w="7015" w:type="dxa"/>
          </w:tcPr>
          <w:p w14:paraId="5B4D89C2" w14:textId="78D0FC95" w:rsidR="00141498" w:rsidRDefault="00A76604" w:rsidP="00496DA8">
            <w:pPr>
              <w:pStyle w:val="TableText"/>
              <w:rPr>
                <w:rFonts w:asciiTheme="minorHAnsi" w:hAnsiTheme="minorHAnsi"/>
                <w:color w:val="auto"/>
                <w:sz w:val="20"/>
                <w:lang w:eastAsia="en-CA"/>
              </w:rPr>
            </w:pPr>
            <w:r>
              <w:rPr>
                <w:rFonts w:asciiTheme="minorHAnsi" w:hAnsiTheme="minorHAnsi"/>
                <w:color w:val="auto"/>
                <w:sz w:val="20"/>
                <w:lang w:eastAsia="en-CA"/>
              </w:rPr>
              <w:t xml:space="preserve">Cash </w:t>
            </w:r>
            <w:r w:rsidR="00010507">
              <w:rPr>
                <w:rFonts w:asciiTheme="minorHAnsi" w:hAnsiTheme="minorHAnsi"/>
                <w:color w:val="auto"/>
                <w:sz w:val="20"/>
                <w:lang w:eastAsia="en-CA"/>
              </w:rPr>
              <w:t xml:space="preserve">or Equity </w:t>
            </w:r>
            <w:r>
              <w:rPr>
                <w:rFonts w:asciiTheme="minorHAnsi" w:hAnsiTheme="minorHAnsi"/>
                <w:color w:val="auto"/>
                <w:sz w:val="20"/>
                <w:lang w:eastAsia="en-CA"/>
              </w:rPr>
              <w:t>as collateral</w:t>
            </w:r>
          </w:p>
        </w:tc>
      </w:tr>
      <w:tr w:rsidR="00A76604" w14:paraId="0C537077" w14:textId="77777777" w:rsidTr="00F92889">
        <w:tc>
          <w:tcPr>
            <w:tcW w:w="1615" w:type="dxa"/>
          </w:tcPr>
          <w:p w14:paraId="4975368F" w14:textId="20BDA936" w:rsidR="00A76604" w:rsidRDefault="006A45FA" w:rsidP="00496DA8">
            <w:pPr>
              <w:pStyle w:val="TableText"/>
              <w:rPr>
                <w:rFonts w:asciiTheme="minorHAnsi" w:hAnsiTheme="minorHAnsi"/>
                <w:color w:val="auto"/>
                <w:sz w:val="20"/>
                <w:lang w:eastAsia="en-CA"/>
              </w:rPr>
            </w:pPr>
            <w:r>
              <w:rPr>
                <w:rFonts w:asciiTheme="minorHAnsi" w:hAnsiTheme="minorHAnsi"/>
                <w:color w:val="auto"/>
                <w:sz w:val="20"/>
                <w:lang w:eastAsia="en-CA"/>
              </w:rPr>
              <w:t>3</w:t>
            </w:r>
          </w:p>
        </w:tc>
        <w:tc>
          <w:tcPr>
            <w:tcW w:w="7015" w:type="dxa"/>
          </w:tcPr>
          <w:p w14:paraId="30BAE0EB" w14:textId="49857A9D" w:rsidR="00A76604" w:rsidRDefault="006A45FA" w:rsidP="00496DA8">
            <w:pPr>
              <w:pStyle w:val="TableText"/>
              <w:rPr>
                <w:rFonts w:asciiTheme="minorHAnsi" w:hAnsiTheme="minorHAnsi"/>
                <w:color w:val="auto"/>
                <w:sz w:val="20"/>
                <w:lang w:eastAsia="en-CA"/>
              </w:rPr>
            </w:pPr>
            <w:r>
              <w:rPr>
                <w:rFonts w:asciiTheme="minorHAnsi" w:hAnsiTheme="minorHAnsi"/>
                <w:color w:val="auto"/>
                <w:sz w:val="20"/>
                <w:lang w:eastAsia="en-CA"/>
              </w:rPr>
              <w:t>Proprietary Lending</w:t>
            </w:r>
          </w:p>
        </w:tc>
      </w:tr>
    </w:tbl>
    <w:p w14:paraId="598EE902" w14:textId="77777777" w:rsidR="000A6A78" w:rsidRDefault="000A6A78" w:rsidP="000A6A78">
      <w:pPr>
        <w:pStyle w:val="Heading2"/>
        <w:numPr>
          <w:ilvl w:val="0"/>
          <w:numId w:val="0"/>
        </w:numPr>
        <w:ind w:left="540"/>
      </w:pPr>
    </w:p>
    <w:p w14:paraId="5A8DD142" w14:textId="77777777" w:rsidR="000A6A78" w:rsidRPr="000A6A78" w:rsidRDefault="000A6A78" w:rsidP="000A6A78">
      <w:pPr>
        <w:rPr>
          <w:rFonts w:asciiTheme="minorHAnsi" w:hAnsiTheme="minorHAnsi" w:cs="Arial"/>
          <w:b/>
          <w:bCs/>
          <w:iCs/>
        </w:rPr>
      </w:pPr>
      <w:r>
        <w:br w:type="page"/>
      </w:r>
    </w:p>
    <w:p w14:paraId="0DA1C186" w14:textId="77777777" w:rsidR="00141498" w:rsidRPr="00141498" w:rsidRDefault="000A6A78" w:rsidP="000A6A78">
      <w:pPr>
        <w:pStyle w:val="Heading2"/>
        <w:numPr>
          <w:ilvl w:val="0"/>
          <w:numId w:val="0"/>
        </w:numPr>
        <w:ind w:left="720"/>
      </w:pPr>
      <w:bookmarkStart w:id="9" w:name="_Toc178247269"/>
      <w:r>
        <w:lastRenderedPageBreak/>
        <w:t>1.4</w:t>
      </w:r>
      <w:r w:rsidR="00CB2C17">
        <w:t xml:space="preserve"> </w:t>
      </w:r>
      <w:r w:rsidR="00CB2C17" w:rsidRPr="005A02A2">
        <w:t>Business/Customer/Channel Impact</w:t>
      </w:r>
      <w:bookmarkEnd w:id="9"/>
    </w:p>
    <w:p w14:paraId="55CB8F46" w14:textId="77777777" w:rsidR="00257007" w:rsidRPr="00C36828" w:rsidRDefault="00257007" w:rsidP="00257007">
      <w:pPr>
        <w:rPr>
          <w:rFonts w:asciiTheme="minorHAnsi" w:hAnsiTheme="minorHAnsi"/>
          <w:color w:val="0070C0"/>
          <w:sz w:val="20"/>
        </w:rPr>
      </w:pPr>
    </w:p>
    <w:tbl>
      <w:tblPr>
        <w:tblW w:w="50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9"/>
        <w:gridCol w:w="5396"/>
      </w:tblGrid>
      <w:tr w:rsidR="00675C2E" w:rsidRPr="00675C2E" w14:paraId="035B18B3" w14:textId="77777777" w:rsidTr="00CD2000">
        <w:trPr>
          <w:tblHeader/>
        </w:trPr>
        <w:tc>
          <w:tcPr>
            <w:tcW w:w="1908" w:type="pct"/>
            <w:shd w:val="clear" w:color="auto" w:fill="808080" w:themeFill="background1" w:themeFillShade="80"/>
            <w:vAlign w:val="center"/>
          </w:tcPr>
          <w:p w14:paraId="7D444312" w14:textId="77777777" w:rsidR="00675C2E" w:rsidRPr="00675C2E" w:rsidRDefault="00D86DD8" w:rsidP="00675C2E">
            <w:pPr>
              <w:jc w:val="center"/>
              <w:rPr>
                <w:rFonts w:ascii="Calibri" w:hAnsi="Calibri"/>
                <w:b/>
                <w:color w:val="FFFFFF" w:themeColor="background1"/>
                <w:sz w:val="20"/>
                <w:szCs w:val="20"/>
              </w:rPr>
            </w:pPr>
            <w:r>
              <w:rPr>
                <w:rFonts w:ascii="Calibri" w:hAnsi="Calibri"/>
                <w:b/>
                <w:color w:val="FFFFFF" w:themeColor="background1"/>
                <w:sz w:val="20"/>
                <w:szCs w:val="20"/>
              </w:rPr>
              <w:t>Business/Customer/Channel</w:t>
            </w:r>
          </w:p>
        </w:tc>
        <w:tc>
          <w:tcPr>
            <w:tcW w:w="3092" w:type="pct"/>
            <w:shd w:val="clear" w:color="auto" w:fill="808080" w:themeFill="background1" w:themeFillShade="80"/>
            <w:vAlign w:val="center"/>
          </w:tcPr>
          <w:p w14:paraId="3ECE1727" w14:textId="77777777" w:rsidR="00675C2E" w:rsidRPr="00675C2E" w:rsidRDefault="00675C2E" w:rsidP="00675C2E">
            <w:pPr>
              <w:jc w:val="center"/>
              <w:rPr>
                <w:rFonts w:ascii="Calibri" w:hAnsi="Calibri" w:cs="Arial"/>
                <w:b/>
                <w:color w:val="FFFFFF" w:themeColor="background1"/>
                <w:sz w:val="20"/>
                <w:szCs w:val="20"/>
              </w:rPr>
            </w:pPr>
            <w:r>
              <w:rPr>
                <w:rFonts w:ascii="Calibri" w:hAnsi="Calibri" w:cs="Arial"/>
                <w:b/>
                <w:color w:val="FFFFFF" w:themeColor="background1"/>
                <w:sz w:val="20"/>
                <w:szCs w:val="20"/>
              </w:rPr>
              <w:t>Imp</w:t>
            </w:r>
            <w:r w:rsidRPr="00675C2E">
              <w:rPr>
                <w:rFonts w:ascii="Calibri" w:hAnsi="Calibri" w:cs="Arial"/>
                <w:b/>
                <w:color w:val="FFFFFF" w:themeColor="background1"/>
                <w:sz w:val="20"/>
                <w:szCs w:val="20"/>
              </w:rPr>
              <w:t>act Description</w:t>
            </w:r>
          </w:p>
        </w:tc>
      </w:tr>
      <w:tr w:rsidR="00E4144E" w14:paraId="5C44EC45"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58CF4339" w14:textId="77777777" w:rsidR="00E4144E" w:rsidRPr="00B05C2C" w:rsidRDefault="00E4144E" w:rsidP="00683458">
            <w:pPr>
              <w:rPr>
                <w:rFonts w:ascii="Calibri" w:hAnsi="Calibri"/>
                <w:sz w:val="20"/>
                <w:szCs w:val="20"/>
              </w:rPr>
            </w:pPr>
            <w:r w:rsidRPr="00B05C2C">
              <w:rPr>
                <w:rFonts w:ascii="Calibri" w:hAnsi="Calibri"/>
                <w:sz w:val="20"/>
                <w:szCs w:val="20"/>
              </w:rPr>
              <w:t>ATM</w:t>
            </w:r>
          </w:p>
        </w:tc>
        <w:tc>
          <w:tcPr>
            <w:tcW w:w="3092" w:type="pct"/>
            <w:tcBorders>
              <w:top w:val="single" w:sz="4" w:space="0" w:color="auto"/>
              <w:left w:val="single" w:sz="4" w:space="0" w:color="auto"/>
              <w:bottom w:val="single" w:sz="4" w:space="0" w:color="auto"/>
              <w:right w:val="single" w:sz="4" w:space="0" w:color="auto"/>
            </w:tcBorders>
            <w:hideMark/>
          </w:tcPr>
          <w:p w14:paraId="2252C464" w14:textId="1569359D" w:rsidR="00E4144E" w:rsidRPr="00E4144E" w:rsidRDefault="00963A71" w:rsidP="00683458">
            <w:pPr>
              <w:rPr>
                <w:rFonts w:ascii="Calibri" w:hAnsi="Calibri" w:cs="Arial"/>
                <w:color w:val="0070C0"/>
                <w:sz w:val="20"/>
                <w:szCs w:val="20"/>
              </w:rPr>
            </w:pPr>
            <w:r>
              <w:rPr>
                <w:rFonts w:ascii="Calibri" w:hAnsi="Calibri" w:cs="Arial"/>
                <w:color w:val="0070C0"/>
                <w:sz w:val="20"/>
                <w:szCs w:val="20"/>
              </w:rPr>
              <w:t>NA</w:t>
            </w:r>
          </w:p>
        </w:tc>
      </w:tr>
      <w:tr w:rsidR="00963A71" w14:paraId="54F80589"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5B28F8E5" w14:textId="77777777" w:rsidR="00963A71" w:rsidRPr="00B05C2C" w:rsidRDefault="00963A71" w:rsidP="00963A71">
            <w:pPr>
              <w:rPr>
                <w:rFonts w:ascii="Calibri" w:hAnsi="Calibri"/>
                <w:sz w:val="20"/>
                <w:szCs w:val="20"/>
              </w:rPr>
            </w:pPr>
            <w:r w:rsidRPr="00B05C2C">
              <w:rPr>
                <w:rFonts w:ascii="Calibri" w:hAnsi="Calibri"/>
                <w:sz w:val="20"/>
                <w:szCs w:val="20"/>
              </w:rPr>
              <w:t>Branch</w:t>
            </w:r>
          </w:p>
        </w:tc>
        <w:tc>
          <w:tcPr>
            <w:tcW w:w="3092" w:type="pct"/>
            <w:tcBorders>
              <w:top w:val="single" w:sz="4" w:space="0" w:color="auto"/>
              <w:left w:val="single" w:sz="4" w:space="0" w:color="auto"/>
              <w:bottom w:val="single" w:sz="4" w:space="0" w:color="auto"/>
              <w:right w:val="single" w:sz="4" w:space="0" w:color="auto"/>
            </w:tcBorders>
            <w:hideMark/>
          </w:tcPr>
          <w:p w14:paraId="4DE13D43" w14:textId="005A78AF"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963A71" w14:paraId="7DD378D0"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49F93C93" w14:textId="77777777" w:rsidR="00963A71" w:rsidRPr="00B05C2C" w:rsidRDefault="00963A71" w:rsidP="00963A71">
            <w:pPr>
              <w:rPr>
                <w:rFonts w:ascii="Calibri" w:hAnsi="Calibri"/>
                <w:sz w:val="20"/>
                <w:szCs w:val="20"/>
              </w:rPr>
            </w:pPr>
            <w:r w:rsidRPr="00B05C2C">
              <w:rPr>
                <w:rFonts w:ascii="Calibri" w:hAnsi="Calibri"/>
                <w:sz w:val="20"/>
                <w:szCs w:val="20"/>
              </w:rPr>
              <w:t>Call Center</w:t>
            </w:r>
          </w:p>
        </w:tc>
        <w:tc>
          <w:tcPr>
            <w:tcW w:w="3092" w:type="pct"/>
            <w:tcBorders>
              <w:top w:val="single" w:sz="4" w:space="0" w:color="auto"/>
              <w:left w:val="single" w:sz="4" w:space="0" w:color="auto"/>
              <w:bottom w:val="single" w:sz="4" w:space="0" w:color="auto"/>
              <w:right w:val="single" w:sz="4" w:space="0" w:color="auto"/>
            </w:tcBorders>
            <w:hideMark/>
          </w:tcPr>
          <w:p w14:paraId="7995AB24" w14:textId="5751E8CB"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963A71" w14:paraId="55F2D5A2"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34CEC3C4" w14:textId="77777777" w:rsidR="00963A71" w:rsidRPr="00B05C2C" w:rsidRDefault="00963A71" w:rsidP="00963A71">
            <w:pPr>
              <w:rPr>
                <w:rFonts w:ascii="Calibri" w:hAnsi="Calibri"/>
                <w:sz w:val="20"/>
                <w:szCs w:val="20"/>
              </w:rPr>
            </w:pPr>
            <w:r w:rsidRPr="00B05C2C">
              <w:rPr>
                <w:rFonts w:ascii="Calibri" w:hAnsi="Calibri"/>
                <w:sz w:val="20"/>
                <w:szCs w:val="20"/>
              </w:rPr>
              <w:t>Internet - Santander.com</w:t>
            </w:r>
          </w:p>
        </w:tc>
        <w:tc>
          <w:tcPr>
            <w:tcW w:w="3092" w:type="pct"/>
            <w:tcBorders>
              <w:top w:val="single" w:sz="4" w:space="0" w:color="auto"/>
              <w:left w:val="single" w:sz="4" w:space="0" w:color="auto"/>
              <w:bottom w:val="single" w:sz="4" w:space="0" w:color="auto"/>
              <w:right w:val="single" w:sz="4" w:space="0" w:color="auto"/>
            </w:tcBorders>
            <w:hideMark/>
          </w:tcPr>
          <w:p w14:paraId="7B3907F2" w14:textId="086DE59D"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963A71" w14:paraId="4EF0CC9C"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5FFA9878" w14:textId="77777777" w:rsidR="00963A71" w:rsidRPr="00B05C2C" w:rsidRDefault="00963A71" w:rsidP="00963A71">
            <w:pPr>
              <w:rPr>
                <w:rFonts w:ascii="Calibri" w:hAnsi="Calibri"/>
                <w:sz w:val="20"/>
                <w:szCs w:val="20"/>
              </w:rPr>
            </w:pPr>
            <w:r w:rsidRPr="00B05C2C">
              <w:rPr>
                <w:rFonts w:ascii="Calibri" w:hAnsi="Calibri"/>
                <w:sz w:val="20"/>
                <w:szCs w:val="20"/>
              </w:rPr>
              <w:t>Intranet</w:t>
            </w:r>
          </w:p>
        </w:tc>
        <w:tc>
          <w:tcPr>
            <w:tcW w:w="3092" w:type="pct"/>
            <w:tcBorders>
              <w:top w:val="single" w:sz="4" w:space="0" w:color="auto"/>
              <w:left w:val="single" w:sz="4" w:space="0" w:color="auto"/>
              <w:bottom w:val="single" w:sz="4" w:space="0" w:color="auto"/>
              <w:right w:val="single" w:sz="4" w:space="0" w:color="auto"/>
            </w:tcBorders>
            <w:hideMark/>
          </w:tcPr>
          <w:p w14:paraId="2BB80DA9" w14:textId="71FD60BE"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963A71" w14:paraId="4041756D"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06E649B4" w14:textId="77777777" w:rsidR="00963A71" w:rsidRPr="00B05C2C" w:rsidRDefault="00963A71" w:rsidP="00963A71">
            <w:pPr>
              <w:rPr>
                <w:rFonts w:ascii="Calibri" w:hAnsi="Calibri"/>
                <w:sz w:val="20"/>
                <w:szCs w:val="20"/>
              </w:rPr>
            </w:pPr>
            <w:r w:rsidRPr="00B05C2C">
              <w:rPr>
                <w:rFonts w:ascii="Calibri" w:hAnsi="Calibri"/>
                <w:sz w:val="20"/>
                <w:szCs w:val="20"/>
              </w:rPr>
              <w:t>Mail/email</w:t>
            </w:r>
          </w:p>
        </w:tc>
        <w:tc>
          <w:tcPr>
            <w:tcW w:w="3092" w:type="pct"/>
            <w:tcBorders>
              <w:top w:val="single" w:sz="4" w:space="0" w:color="auto"/>
              <w:left w:val="single" w:sz="4" w:space="0" w:color="auto"/>
              <w:bottom w:val="single" w:sz="4" w:space="0" w:color="auto"/>
              <w:right w:val="single" w:sz="4" w:space="0" w:color="auto"/>
            </w:tcBorders>
            <w:hideMark/>
          </w:tcPr>
          <w:p w14:paraId="4BA62760" w14:textId="510F5644"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963A71" w14:paraId="1BDD8F48"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2A42B17D" w14:textId="77777777" w:rsidR="00963A71" w:rsidRPr="00B05C2C" w:rsidRDefault="00963A71" w:rsidP="00963A71">
            <w:pPr>
              <w:rPr>
                <w:rFonts w:ascii="Calibri" w:hAnsi="Calibri"/>
                <w:sz w:val="20"/>
                <w:szCs w:val="20"/>
              </w:rPr>
            </w:pPr>
            <w:r w:rsidRPr="00B05C2C">
              <w:rPr>
                <w:rFonts w:ascii="Calibri" w:hAnsi="Calibri"/>
                <w:sz w:val="20"/>
                <w:szCs w:val="20"/>
              </w:rPr>
              <w:t>Mobile Banking</w:t>
            </w:r>
            <w:r>
              <w:rPr>
                <w:rFonts w:ascii="Calibri" w:hAnsi="Calibri"/>
                <w:sz w:val="20"/>
                <w:szCs w:val="20"/>
              </w:rPr>
              <w:t xml:space="preserve"> (personal, business, commercial)</w:t>
            </w:r>
          </w:p>
        </w:tc>
        <w:tc>
          <w:tcPr>
            <w:tcW w:w="3092" w:type="pct"/>
            <w:tcBorders>
              <w:top w:val="single" w:sz="4" w:space="0" w:color="auto"/>
              <w:left w:val="single" w:sz="4" w:space="0" w:color="auto"/>
              <w:bottom w:val="single" w:sz="4" w:space="0" w:color="auto"/>
              <w:right w:val="single" w:sz="4" w:space="0" w:color="auto"/>
            </w:tcBorders>
            <w:hideMark/>
          </w:tcPr>
          <w:p w14:paraId="5B9FC88C" w14:textId="7ED5760E"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963A71" w14:paraId="2103C559" w14:textId="77777777" w:rsidTr="00CD2000">
        <w:tc>
          <w:tcPr>
            <w:tcW w:w="1908" w:type="pct"/>
            <w:tcBorders>
              <w:top w:val="single" w:sz="4" w:space="0" w:color="auto"/>
              <w:left w:val="single" w:sz="4" w:space="0" w:color="auto"/>
              <w:bottom w:val="single" w:sz="4" w:space="0" w:color="auto"/>
              <w:right w:val="single" w:sz="4" w:space="0" w:color="auto"/>
            </w:tcBorders>
          </w:tcPr>
          <w:p w14:paraId="1DCE90A1" w14:textId="77777777" w:rsidR="00963A71" w:rsidRPr="00010761" w:rsidRDefault="00963A71" w:rsidP="00963A71">
            <w:pPr>
              <w:rPr>
                <w:rFonts w:ascii="Calibri" w:hAnsi="Calibri"/>
                <w:color w:val="FF0000"/>
                <w:sz w:val="20"/>
                <w:szCs w:val="20"/>
              </w:rPr>
            </w:pPr>
            <w:r w:rsidRPr="009B7432">
              <w:rPr>
                <w:rFonts w:ascii="Calibri" w:hAnsi="Calibri"/>
                <w:sz w:val="20"/>
                <w:szCs w:val="20"/>
              </w:rPr>
              <w:t>New or substantially altered Product</w:t>
            </w:r>
          </w:p>
        </w:tc>
        <w:tc>
          <w:tcPr>
            <w:tcW w:w="3092" w:type="pct"/>
            <w:tcBorders>
              <w:top w:val="single" w:sz="4" w:space="0" w:color="auto"/>
              <w:left w:val="single" w:sz="4" w:space="0" w:color="auto"/>
              <w:bottom w:val="single" w:sz="4" w:space="0" w:color="auto"/>
              <w:right w:val="single" w:sz="4" w:space="0" w:color="auto"/>
            </w:tcBorders>
          </w:tcPr>
          <w:p w14:paraId="48633562" w14:textId="6A7D2BC5" w:rsidR="00963A71" w:rsidRPr="009B7432" w:rsidRDefault="005A0430" w:rsidP="00963A71">
            <w:pPr>
              <w:rPr>
                <w:rFonts w:ascii="Calibri" w:hAnsi="Calibri" w:cs="Arial"/>
                <w:color w:val="0070C0"/>
                <w:sz w:val="20"/>
                <w:szCs w:val="20"/>
              </w:rPr>
            </w:pPr>
            <w:r>
              <w:rPr>
                <w:rFonts w:ascii="Calibri" w:hAnsi="Calibri" w:cs="Arial"/>
                <w:color w:val="0070C0"/>
                <w:sz w:val="20"/>
                <w:szCs w:val="20"/>
              </w:rPr>
              <w:t>No</w:t>
            </w:r>
          </w:p>
        </w:tc>
      </w:tr>
      <w:tr w:rsidR="00963A71" w14:paraId="38462A05"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28B6AB85" w14:textId="77777777" w:rsidR="00963A71" w:rsidRPr="00B05C2C" w:rsidRDefault="00963A71" w:rsidP="00963A71">
            <w:pPr>
              <w:rPr>
                <w:rFonts w:ascii="Calibri" w:hAnsi="Calibri"/>
                <w:sz w:val="20"/>
                <w:szCs w:val="20"/>
              </w:rPr>
            </w:pPr>
            <w:r w:rsidRPr="00B05C2C">
              <w:rPr>
                <w:rFonts w:ascii="Calibri" w:hAnsi="Calibri"/>
                <w:sz w:val="20"/>
                <w:szCs w:val="20"/>
              </w:rPr>
              <w:t>Online Banking (</w:t>
            </w:r>
            <w:r>
              <w:rPr>
                <w:rFonts w:ascii="Calibri" w:hAnsi="Calibri"/>
                <w:sz w:val="20"/>
                <w:szCs w:val="20"/>
              </w:rPr>
              <w:t>personal, business, commercial</w:t>
            </w:r>
            <w:r w:rsidRPr="00B05C2C">
              <w:rPr>
                <w:rFonts w:ascii="Calibri" w:hAnsi="Calibri"/>
                <w:sz w:val="20"/>
                <w:szCs w:val="20"/>
              </w:rPr>
              <w:t>)</w:t>
            </w:r>
          </w:p>
        </w:tc>
        <w:tc>
          <w:tcPr>
            <w:tcW w:w="3092" w:type="pct"/>
            <w:tcBorders>
              <w:top w:val="single" w:sz="4" w:space="0" w:color="auto"/>
              <w:left w:val="single" w:sz="4" w:space="0" w:color="auto"/>
              <w:bottom w:val="single" w:sz="4" w:space="0" w:color="auto"/>
              <w:right w:val="single" w:sz="4" w:space="0" w:color="auto"/>
            </w:tcBorders>
            <w:hideMark/>
          </w:tcPr>
          <w:p w14:paraId="02DECC09" w14:textId="20EA4066" w:rsidR="00963A71" w:rsidRPr="00E4144E" w:rsidRDefault="00963A71" w:rsidP="00963A71">
            <w:pPr>
              <w:rPr>
                <w:rFonts w:ascii="Calibri" w:hAnsi="Calibri" w:cs="Arial"/>
                <w:color w:val="0070C0"/>
                <w:sz w:val="20"/>
                <w:szCs w:val="20"/>
              </w:rPr>
            </w:pPr>
            <w:r w:rsidRPr="00007CCE">
              <w:rPr>
                <w:rFonts w:ascii="Calibri" w:hAnsi="Calibri" w:cs="Arial"/>
                <w:color w:val="0070C0"/>
                <w:sz w:val="20"/>
                <w:szCs w:val="20"/>
              </w:rPr>
              <w:t>NA</w:t>
            </w:r>
          </w:p>
        </w:tc>
      </w:tr>
      <w:tr w:rsidR="004C735D" w14:paraId="04520B27" w14:textId="77777777" w:rsidTr="00CD2000">
        <w:tc>
          <w:tcPr>
            <w:tcW w:w="1908" w:type="pct"/>
            <w:tcBorders>
              <w:top w:val="single" w:sz="4" w:space="0" w:color="auto"/>
              <w:left w:val="single" w:sz="4" w:space="0" w:color="auto"/>
              <w:bottom w:val="single" w:sz="4" w:space="0" w:color="auto"/>
              <w:right w:val="single" w:sz="4" w:space="0" w:color="auto"/>
            </w:tcBorders>
          </w:tcPr>
          <w:p w14:paraId="76C6D6DC" w14:textId="77777777" w:rsidR="004C735D" w:rsidRPr="009B7432" w:rsidRDefault="004C735D" w:rsidP="004C735D">
            <w:pPr>
              <w:rPr>
                <w:rFonts w:ascii="Calibri" w:hAnsi="Calibri"/>
                <w:sz w:val="20"/>
                <w:szCs w:val="20"/>
              </w:rPr>
            </w:pPr>
            <w:r w:rsidRPr="009B7432">
              <w:rPr>
                <w:rFonts w:ascii="Calibri" w:hAnsi="Calibri"/>
                <w:sz w:val="20"/>
                <w:szCs w:val="20"/>
              </w:rPr>
              <w:t>Risk and Control Self – Assessment (RCSA) Review</w:t>
            </w:r>
            <w:r w:rsidRPr="009B7432">
              <w:rPr>
                <w:sz w:val="20"/>
                <w:szCs w:val="20"/>
              </w:rPr>
              <w:t xml:space="preserve"> </w:t>
            </w:r>
          </w:p>
        </w:tc>
        <w:tc>
          <w:tcPr>
            <w:tcW w:w="3092" w:type="pct"/>
            <w:tcBorders>
              <w:top w:val="single" w:sz="4" w:space="0" w:color="auto"/>
              <w:left w:val="single" w:sz="4" w:space="0" w:color="auto"/>
              <w:bottom w:val="single" w:sz="4" w:space="0" w:color="auto"/>
              <w:right w:val="single" w:sz="4" w:space="0" w:color="auto"/>
            </w:tcBorders>
          </w:tcPr>
          <w:p w14:paraId="452DACFC" w14:textId="3ECA4740" w:rsidR="004C735D" w:rsidRPr="009B7432" w:rsidRDefault="005A0430" w:rsidP="004C735D">
            <w:pPr>
              <w:spacing w:after="60"/>
              <w:rPr>
                <w:rFonts w:ascii="Calibri" w:hAnsi="Calibri" w:cs="Arial"/>
                <w:color w:val="0070C0"/>
                <w:sz w:val="20"/>
                <w:szCs w:val="20"/>
              </w:rPr>
            </w:pPr>
            <w:r>
              <w:rPr>
                <w:rFonts w:ascii="Calibri" w:hAnsi="Calibri" w:cs="Arial"/>
                <w:color w:val="0070C0"/>
                <w:sz w:val="20"/>
                <w:szCs w:val="20"/>
              </w:rPr>
              <w:t>No need to be updated – already completed in phase 1</w:t>
            </w:r>
          </w:p>
        </w:tc>
      </w:tr>
      <w:tr w:rsidR="005178B3" w14:paraId="2D928C02"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5A829535" w14:textId="77777777" w:rsidR="005178B3" w:rsidRPr="00B05C2C" w:rsidRDefault="005178B3" w:rsidP="005178B3">
            <w:pPr>
              <w:rPr>
                <w:rFonts w:ascii="Calibri" w:hAnsi="Calibri"/>
                <w:sz w:val="20"/>
                <w:szCs w:val="20"/>
              </w:rPr>
            </w:pPr>
            <w:r w:rsidRPr="00B05C2C">
              <w:rPr>
                <w:rFonts w:ascii="Calibri" w:hAnsi="Calibri"/>
                <w:sz w:val="20"/>
                <w:szCs w:val="20"/>
              </w:rPr>
              <w:t>Santander Corporate Offices/Back end</w:t>
            </w:r>
          </w:p>
        </w:tc>
        <w:tc>
          <w:tcPr>
            <w:tcW w:w="3092" w:type="pct"/>
            <w:tcBorders>
              <w:top w:val="single" w:sz="4" w:space="0" w:color="auto"/>
              <w:left w:val="single" w:sz="4" w:space="0" w:color="auto"/>
              <w:bottom w:val="single" w:sz="4" w:space="0" w:color="auto"/>
              <w:right w:val="single" w:sz="4" w:space="0" w:color="auto"/>
            </w:tcBorders>
            <w:hideMark/>
          </w:tcPr>
          <w:p w14:paraId="5EA2FB60" w14:textId="0DB743DD" w:rsidR="005178B3" w:rsidRPr="00E4144E" w:rsidRDefault="00963A71" w:rsidP="005178B3">
            <w:pPr>
              <w:rPr>
                <w:rFonts w:ascii="Calibri" w:hAnsi="Calibri" w:cs="Arial"/>
                <w:color w:val="0070C0"/>
                <w:sz w:val="20"/>
                <w:szCs w:val="20"/>
              </w:rPr>
            </w:pPr>
            <w:r>
              <w:rPr>
                <w:rFonts w:ascii="Calibri" w:hAnsi="Calibri" w:cs="Arial"/>
                <w:color w:val="0070C0"/>
                <w:sz w:val="20"/>
                <w:szCs w:val="20"/>
              </w:rPr>
              <w:t>NA</w:t>
            </w:r>
          </w:p>
        </w:tc>
      </w:tr>
      <w:tr w:rsidR="005178B3" w14:paraId="07805592" w14:textId="77777777" w:rsidTr="00CD2000">
        <w:tc>
          <w:tcPr>
            <w:tcW w:w="1908" w:type="pct"/>
            <w:tcBorders>
              <w:top w:val="single" w:sz="4" w:space="0" w:color="auto"/>
              <w:left w:val="single" w:sz="4" w:space="0" w:color="auto"/>
              <w:bottom w:val="single" w:sz="4" w:space="0" w:color="auto"/>
              <w:right w:val="single" w:sz="4" w:space="0" w:color="auto"/>
            </w:tcBorders>
            <w:hideMark/>
          </w:tcPr>
          <w:p w14:paraId="6A120569" w14:textId="77777777" w:rsidR="005178B3" w:rsidRPr="00E4144E" w:rsidRDefault="005178B3" w:rsidP="005178B3">
            <w:pPr>
              <w:rPr>
                <w:rFonts w:ascii="Calibri" w:hAnsi="Calibri"/>
                <w:color w:val="0070C0"/>
                <w:sz w:val="20"/>
                <w:szCs w:val="20"/>
              </w:rPr>
            </w:pPr>
            <w:r>
              <w:rPr>
                <w:rFonts w:ascii="Calibri" w:hAnsi="Calibri"/>
                <w:color w:val="0070C0"/>
                <w:sz w:val="20"/>
                <w:szCs w:val="20"/>
              </w:rPr>
              <w:t>&lt;</w:t>
            </w:r>
            <w:r w:rsidRPr="00E4144E">
              <w:rPr>
                <w:rFonts w:ascii="Calibri" w:hAnsi="Calibri"/>
                <w:color w:val="0070C0"/>
                <w:sz w:val="20"/>
                <w:szCs w:val="20"/>
              </w:rPr>
              <w:t>Other (please specify)</w:t>
            </w:r>
            <w:r>
              <w:rPr>
                <w:rFonts w:ascii="Calibri" w:hAnsi="Calibri"/>
                <w:color w:val="0070C0"/>
                <w:sz w:val="20"/>
                <w:szCs w:val="20"/>
              </w:rPr>
              <w:t>&gt;</w:t>
            </w:r>
          </w:p>
        </w:tc>
        <w:tc>
          <w:tcPr>
            <w:tcW w:w="3092" w:type="pct"/>
            <w:tcBorders>
              <w:top w:val="single" w:sz="4" w:space="0" w:color="auto"/>
              <w:left w:val="single" w:sz="4" w:space="0" w:color="auto"/>
              <w:bottom w:val="single" w:sz="4" w:space="0" w:color="auto"/>
              <w:right w:val="single" w:sz="4" w:space="0" w:color="auto"/>
            </w:tcBorders>
            <w:hideMark/>
          </w:tcPr>
          <w:p w14:paraId="5066816F" w14:textId="77777777" w:rsidR="005178B3" w:rsidRPr="00E4144E" w:rsidRDefault="005178B3" w:rsidP="005178B3">
            <w:pPr>
              <w:rPr>
                <w:rFonts w:ascii="Calibri" w:hAnsi="Calibri" w:cs="Arial"/>
                <w:color w:val="0070C0"/>
                <w:sz w:val="20"/>
                <w:szCs w:val="20"/>
              </w:rPr>
            </w:pPr>
            <w:r>
              <w:rPr>
                <w:rFonts w:ascii="Calibri" w:hAnsi="Calibri" w:cs="Arial"/>
                <w:color w:val="0070C0"/>
                <w:sz w:val="20"/>
                <w:szCs w:val="20"/>
              </w:rPr>
              <w:t>&lt;</w:t>
            </w:r>
            <w:r w:rsidRPr="00E4144E">
              <w:rPr>
                <w:rFonts w:ascii="Calibri" w:hAnsi="Calibri" w:cs="Arial"/>
                <w:color w:val="0070C0"/>
                <w:sz w:val="20"/>
                <w:szCs w:val="20"/>
              </w:rPr>
              <w:t>N/A</w:t>
            </w:r>
            <w:r>
              <w:rPr>
                <w:rFonts w:ascii="Calibri" w:hAnsi="Calibri" w:cs="Arial"/>
                <w:color w:val="0070C0"/>
                <w:sz w:val="20"/>
                <w:szCs w:val="20"/>
              </w:rPr>
              <w:t>&gt;</w:t>
            </w:r>
          </w:p>
        </w:tc>
      </w:tr>
    </w:tbl>
    <w:p w14:paraId="615F7823" w14:textId="77777777" w:rsidR="00593D10" w:rsidRPr="00FC4B73" w:rsidRDefault="00593D10" w:rsidP="00FF6AAD">
      <w:pPr>
        <w:rPr>
          <w:rFonts w:asciiTheme="minorHAnsi" w:hAnsiTheme="minorHAnsi"/>
          <w:sz w:val="20"/>
        </w:rPr>
      </w:pPr>
    </w:p>
    <w:p w14:paraId="2690B61A" w14:textId="77777777" w:rsidR="00593D10" w:rsidRDefault="00593D10" w:rsidP="00FF6AAD">
      <w:pPr>
        <w:rPr>
          <w:rFonts w:asciiTheme="minorHAnsi" w:hAnsiTheme="minorHAnsi"/>
          <w:color w:val="7F7F7F" w:themeColor="text1" w:themeTint="80"/>
          <w:sz w:val="20"/>
        </w:rPr>
      </w:pPr>
    </w:p>
    <w:p w14:paraId="18A6BFB1" w14:textId="77777777" w:rsidR="00FC4B73" w:rsidRDefault="00FC4B73" w:rsidP="00FF6AAD">
      <w:pPr>
        <w:rPr>
          <w:rFonts w:asciiTheme="minorHAnsi" w:hAnsiTheme="minorHAnsi"/>
          <w:color w:val="7F7F7F" w:themeColor="text1" w:themeTint="80"/>
          <w:sz w:val="20"/>
        </w:rPr>
      </w:pPr>
    </w:p>
    <w:p w14:paraId="50149E46" w14:textId="77777777" w:rsidR="00CB19C5" w:rsidRDefault="00A4240C" w:rsidP="00C64DEB">
      <w:pPr>
        <w:pStyle w:val="Heading1"/>
        <w:numPr>
          <w:ilvl w:val="0"/>
          <w:numId w:val="2"/>
        </w:numPr>
        <w:rPr>
          <w:rFonts w:asciiTheme="minorHAnsi" w:hAnsiTheme="minorHAnsi"/>
          <w:sz w:val="28"/>
          <w:szCs w:val="28"/>
        </w:rPr>
      </w:pPr>
      <w:bookmarkStart w:id="10" w:name="_Toc178247270"/>
      <w:r>
        <w:rPr>
          <w:rFonts w:asciiTheme="minorHAnsi" w:hAnsiTheme="minorHAnsi"/>
          <w:sz w:val="28"/>
          <w:szCs w:val="28"/>
        </w:rPr>
        <w:t>Current and Future States</w:t>
      </w:r>
      <w:bookmarkEnd w:id="10"/>
      <w:r w:rsidR="00417DB3">
        <w:rPr>
          <w:rFonts w:asciiTheme="minorHAnsi" w:hAnsiTheme="minorHAnsi"/>
          <w:sz w:val="28"/>
          <w:szCs w:val="28"/>
        </w:rPr>
        <w:t xml:space="preserve"> </w:t>
      </w:r>
    </w:p>
    <w:p w14:paraId="61D2775D" w14:textId="77777777" w:rsidR="008B031F" w:rsidRPr="004551C1" w:rsidRDefault="008B031F" w:rsidP="00C64DEB">
      <w:pPr>
        <w:pStyle w:val="Heading2"/>
        <w:numPr>
          <w:ilvl w:val="1"/>
          <w:numId w:val="4"/>
        </w:numPr>
      </w:pPr>
      <w:bookmarkStart w:id="11" w:name="_Toc178247271"/>
      <w:r w:rsidRPr="004551C1">
        <w:t>Current State</w:t>
      </w:r>
      <w:bookmarkEnd w:id="11"/>
    </w:p>
    <w:p w14:paraId="313168B8" w14:textId="303C67DF" w:rsidR="00E15D32" w:rsidRPr="00281876" w:rsidRDefault="005A0430">
      <w:pPr>
        <w:rPr>
          <w:rFonts w:asciiTheme="minorHAnsi" w:hAnsiTheme="minorHAnsi" w:cs="Arial"/>
          <w:b/>
          <w:bCs/>
          <w:iCs/>
          <w:color w:val="000000" w:themeColor="text1"/>
          <w:highlight w:val="lightGray"/>
          <w:lang w:val="en-US"/>
        </w:rPr>
      </w:pPr>
      <w:r w:rsidRPr="005F6B16">
        <w:rPr>
          <w:noProof/>
        </w:rPr>
        <w:drawing>
          <wp:inline distT="0" distB="0" distL="0" distR="0" wp14:anchorId="1869AF8E" wp14:editId="08187398">
            <wp:extent cx="5486400" cy="2808737"/>
            <wp:effectExtent l="0" t="0" r="0" b="0"/>
            <wp:docPr id="47507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808737"/>
                    </a:xfrm>
                    <a:prstGeom prst="rect">
                      <a:avLst/>
                    </a:prstGeom>
                    <a:noFill/>
                    <a:ln>
                      <a:noFill/>
                    </a:ln>
                  </pic:spPr>
                </pic:pic>
              </a:graphicData>
            </a:graphic>
          </wp:inline>
        </w:drawing>
      </w:r>
      <w:r w:rsidR="00E15D32" w:rsidRPr="00281876">
        <w:rPr>
          <w:color w:val="000000" w:themeColor="text1"/>
          <w:highlight w:val="lightGray"/>
          <w:lang w:val="en-US"/>
        </w:rPr>
        <w:br w:type="page"/>
      </w:r>
    </w:p>
    <w:p w14:paraId="4F8B161D" w14:textId="77777777" w:rsidR="00A65F16" w:rsidRPr="004551C1" w:rsidRDefault="00A65F16" w:rsidP="00C64DEB">
      <w:pPr>
        <w:pStyle w:val="Heading2"/>
        <w:numPr>
          <w:ilvl w:val="1"/>
          <w:numId w:val="12"/>
        </w:numPr>
      </w:pPr>
      <w:bookmarkStart w:id="12" w:name="_Toc178247272"/>
      <w:r w:rsidRPr="004551C1">
        <w:lastRenderedPageBreak/>
        <w:t>Future State</w:t>
      </w:r>
      <w:bookmarkEnd w:id="12"/>
    </w:p>
    <w:p w14:paraId="1321E823" w14:textId="024491AB" w:rsidR="00156341" w:rsidRPr="00156341" w:rsidRDefault="005A0430">
      <w:pPr>
        <w:rPr>
          <w:rFonts w:asciiTheme="minorHAnsi" w:hAnsiTheme="minorHAnsi" w:cs="Arial"/>
          <w:color w:val="FF0000"/>
          <w:sz w:val="20"/>
          <w:szCs w:val="20"/>
        </w:rPr>
      </w:pPr>
      <w:r>
        <w:rPr>
          <w:noProof/>
        </w:rPr>
        <w:t>No significant change as phase 2 includes only minor improvements/reporting requirements.</w:t>
      </w:r>
    </w:p>
    <w:p w14:paraId="16D350F9" w14:textId="77777777" w:rsidR="00400637" w:rsidRDefault="00400637" w:rsidP="00400637">
      <w:pPr>
        <w:pStyle w:val="ListParagraph"/>
        <w:ind w:left="0"/>
        <w:rPr>
          <w:rFonts w:asciiTheme="minorHAnsi" w:hAnsiTheme="minorHAnsi"/>
          <w:sz w:val="20"/>
          <w:szCs w:val="20"/>
        </w:rPr>
      </w:pPr>
    </w:p>
    <w:p w14:paraId="43D61428" w14:textId="77777777" w:rsidR="00400637" w:rsidRPr="007C0208" w:rsidRDefault="00400637">
      <w:pPr>
        <w:rPr>
          <w:rFonts w:asciiTheme="minorHAnsi" w:hAnsiTheme="minorHAnsi" w:cs="Arial"/>
          <w:sz w:val="20"/>
          <w:szCs w:val="20"/>
        </w:rPr>
      </w:pPr>
    </w:p>
    <w:p w14:paraId="06D0291D" w14:textId="77777777" w:rsidR="00400637" w:rsidRDefault="00400637">
      <w:pPr>
        <w:rPr>
          <w:rFonts w:asciiTheme="minorHAnsi" w:hAnsiTheme="minorHAnsi" w:cs="Arial"/>
          <w:b/>
          <w:bCs/>
          <w:kern w:val="32"/>
          <w:sz w:val="28"/>
          <w:szCs w:val="28"/>
        </w:rPr>
      </w:pPr>
      <w:r>
        <w:rPr>
          <w:rFonts w:asciiTheme="minorHAnsi" w:hAnsiTheme="minorHAnsi"/>
          <w:sz w:val="28"/>
          <w:szCs w:val="28"/>
        </w:rPr>
        <w:br w:type="page"/>
      </w:r>
    </w:p>
    <w:p w14:paraId="7AC5E432" w14:textId="77777777" w:rsidR="00EE74FA" w:rsidRPr="00A4240C" w:rsidRDefault="008B3B26" w:rsidP="00C64DEB">
      <w:pPr>
        <w:pStyle w:val="Heading1"/>
        <w:numPr>
          <w:ilvl w:val="0"/>
          <w:numId w:val="2"/>
        </w:numPr>
        <w:rPr>
          <w:rFonts w:asciiTheme="minorHAnsi" w:hAnsiTheme="minorHAnsi"/>
          <w:sz w:val="28"/>
          <w:szCs w:val="28"/>
        </w:rPr>
      </w:pPr>
      <w:bookmarkStart w:id="13" w:name="_Toc178247273"/>
      <w:r w:rsidRPr="00A4240C">
        <w:rPr>
          <w:rFonts w:asciiTheme="minorHAnsi" w:hAnsiTheme="minorHAnsi"/>
          <w:sz w:val="28"/>
          <w:szCs w:val="28"/>
        </w:rPr>
        <w:lastRenderedPageBreak/>
        <w:t>Requirements</w:t>
      </w:r>
      <w:bookmarkEnd w:id="13"/>
    </w:p>
    <w:p w14:paraId="158DB154" w14:textId="5276E39A" w:rsidR="002866FF" w:rsidRPr="005A0430" w:rsidRDefault="001B2FD6" w:rsidP="00C64DEB">
      <w:pPr>
        <w:pStyle w:val="Heading2"/>
        <w:numPr>
          <w:ilvl w:val="1"/>
          <w:numId w:val="2"/>
        </w:numPr>
      </w:pPr>
      <w:bookmarkStart w:id="14" w:name="_Toc178247274"/>
      <w:r>
        <w:t>Business Requirements</w:t>
      </w:r>
      <w:bookmarkEnd w:id="14"/>
    </w:p>
    <w:p w14:paraId="03841528" w14:textId="77777777" w:rsidR="008D29CE" w:rsidRDefault="008D29CE" w:rsidP="008D29CE">
      <w:pPr>
        <w:rPr>
          <w:rFonts w:asciiTheme="minorHAnsi" w:hAnsiTheme="minorHAnsi" w:cs="Arial"/>
          <w:iCs/>
          <w:sz w:val="20"/>
          <w:szCs w:val="20"/>
          <w:lang w:val="en-US" w:eastAsia="en-US"/>
        </w:rPr>
      </w:pPr>
    </w:p>
    <w:p w14:paraId="56BEB7DC" w14:textId="77777777" w:rsidR="008D29CE" w:rsidRDefault="008D29CE" w:rsidP="008D29CE">
      <w:pPr>
        <w:rPr>
          <w:rFonts w:asciiTheme="minorHAnsi" w:hAnsiTheme="minorHAnsi" w:cs="Arial"/>
          <w:iCs/>
          <w:sz w:val="20"/>
          <w:szCs w:val="20"/>
          <w:lang w:val="en-US" w:eastAsia="en-US"/>
        </w:rPr>
      </w:pPr>
    </w:p>
    <w:tbl>
      <w:tblPr>
        <w:tblpPr w:leftFromText="180" w:rightFromText="180" w:vertAnchor="text" w:horzAnchor="margin" w:tblpXSpec="center" w:tblpY="62"/>
        <w:tblW w:w="11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47"/>
        <w:gridCol w:w="5253"/>
        <w:gridCol w:w="1273"/>
        <w:gridCol w:w="1980"/>
        <w:gridCol w:w="2362"/>
      </w:tblGrid>
      <w:tr w:rsidR="008D29CE" w14:paraId="79734D9C" w14:textId="77777777" w:rsidTr="008A5FB7">
        <w:tc>
          <w:tcPr>
            <w:tcW w:w="647" w:type="dxa"/>
            <w:shd w:val="clear" w:color="auto" w:fill="F6E6E6"/>
            <w:vAlign w:val="center"/>
          </w:tcPr>
          <w:p w14:paraId="1CDF3E9A" w14:textId="77777777" w:rsidR="008D29CE" w:rsidRPr="00810169" w:rsidRDefault="008D29CE" w:rsidP="008A5FB7">
            <w:pPr>
              <w:jc w:val="center"/>
              <w:rPr>
                <w:rFonts w:asciiTheme="minorHAnsi" w:hAnsiTheme="minorHAnsi" w:cstheme="minorHAnsi"/>
                <w:sz w:val="20"/>
                <w:szCs w:val="20"/>
              </w:rPr>
            </w:pPr>
            <w:r w:rsidRPr="00810169">
              <w:rPr>
                <w:rFonts w:asciiTheme="minorHAnsi" w:hAnsiTheme="minorHAnsi" w:cstheme="minorHAnsi"/>
                <w:sz w:val="20"/>
                <w:szCs w:val="20"/>
              </w:rPr>
              <w:t>RQT ID</w:t>
            </w:r>
          </w:p>
        </w:tc>
        <w:tc>
          <w:tcPr>
            <w:tcW w:w="5253" w:type="dxa"/>
            <w:shd w:val="clear" w:color="auto" w:fill="F6E6E6"/>
            <w:vAlign w:val="center"/>
          </w:tcPr>
          <w:p w14:paraId="3B71554A" w14:textId="77777777" w:rsidR="008D29CE" w:rsidRPr="00810169" w:rsidRDefault="008D29CE" w:rsidP="008A5FB7">
            <w:pPr>
              <w:jc w:val="center"/>
              <w:rPr>
                <w:rFonts w:asciiTheme="minorHAnsi" w:hAnsiTheme="minorHAnsi" w:cstheme="minorHAnsi"/>
                <w:sz w:val="20"/>
                <w:szCs w:val="20"/>
              </w:rPr>
            </w:pPr>
            <w:r w:rsidRPr="00810169">
              <w:rPr>
                <w:rFonts w:asciiTheme="minorHAnsi" w:hAnsiTheme="minorHAnsi" w:cstheme="minorHAnsi"/>
                <w:sz w:val="20"/>
                <w:szCs w:val="20"/>
              </w:rPr>
              <w:t>Description (Requirement Type)</w:t>
            </w:r>
          </w:p>
        </w:tc>
        <w:tc>
          <w:tcPr>
            <w:tcW w:w="1273" w:type="dxa"/>
            <w:shd w:val="clear" w:color="auto" w:fill="F6E6E6"/>
            <w:vAlign w:val="center"/>
          </w:tcPr>
          <w:p w14:paraId="05E1CC55" w14:textId="77777777" w:rsidR="008D29CE" w:rsidRPr="00810169" w:rsidRDefault="008D29CE" w:rsidP="008A5FB7">
            <w:pPr>
              <w:jc w:val="center"/>
              <w:rPr>
                <w:rFonts w:asciiTheme="minorHAnsi" w:hAnsiTheme="minorHAnsi" w:cstheme="minorHAnsi"/>
                <w:sz w:val="20"/>
                <w:szCs w:val="20"/>
              </w:rPr>
            </w:pPr>
            <w:r>
              <w:rPr>
                <w:rFonts w:asciiTheme="minorHAnsi" w:hAnsiTheme="minorHAnsi" w:cstheme="minorHAnsi"/>
                <w:sz w:val="20"/>
                <w:szCs w:val="20"/>
              </w:rPr>
              <w:t>Type</w:t>
            </w:r>
          </w:p>
        </w:tc>
        <w:tc>
          <w:tcPr>
            <w:tcW w:w="1980" w:type="dxa"/>
            <w:shd w:val="clear" w:color="auto" w:fill="F6E6E6"/>
            <w:vAlign w:val="center"/>
          </w:tcPr>
          <w:p w14:paraId="42688131" w14:textId="7230BE2C" w:rsidR="008D29CE" w:rsidRPr="00810169" w:rsidRDefault="00C42B7B" w:rsidP="008A5FB7">
            <w:pPr>
              <w:jc w:val="center"/>
              <w:rPr>
                <w:rFonts w:asciiTheme="minorHAnsi" w:hAnsiTheme="minorHAnsi" w:cstheme="minorHAnsi"/>
                <w:sz w:val="20"/>
                <w:szCs w:val="20"/>
              </w:rPr>
            </w:pPr>
            <w:r>
              <w:rPr>
                <w:rFonts w:asciiTheme="minorHAnsi" w:hAnsiTheme="minorHAnsi" w:cstheme="minorHAnsi"/>
                <w:sz w:val="20"/>
                <w:szCs w:val="20"/>
              </w:rPr>
              <w:t>Owner</w:t>
            </w:r>
          </w:p>
        </w:tc>
        <w:tc>
          <w:tcPr>
            <w:tcW w:w="2362" w:type="dxa"/>
            <w:shd w:val="clear" w:color="auto" w:fill="F6E6E6"/>
          </w:tcPr>
          <w:p w14:paraId="3E310400" w14:textId="77777777" w:rsidR="008D29CE" w:rsidRDefault="008D29CE" w:rsidP="008A5FB7">
            <w:pPr>
              <w:jc w:val="center"/>
              <w:rPr>
                <w:rFonts w:asciiTheme="minorHAnsi" w:hAnsiTheme="minorHAnsi" w:cstheme="minorHAnsi"/>
                <w:sz w:val="20"/>
                <w:szCs w:val="20"/>
              </w:rPr>
            </w:pPr>
            <w:r>
              <w:rPr>
                <w:rFonts w:asciiTheme="minorHAnsi" w:hAnsiTheme="minorHAnsi" w:cstheme="minorHAnsi"/>
                <w:sz w:val="20"/>
                <w:szCs w:val="20"/>
              </w:rPr>
              <w:t>Comments</w:t>
            </w:r>
          </w:p>
        </w:tc>
      </w:tr>
      <w:tr w:rsidR="008D29CE" w:rsidRPr="007277CB" w14:paraId="73A26AB4" w14:textId="77777777" w:rsidTr="006E2BDE">
        <w:trPr>
          <w:trHeight w:val="746"/>
        </w:trPr>
        <w:tc>
          <w:tcPr>
            <w:tcW w:w="647" w:type="dxa"/>
          </w:tcPr>
          <w:p w14:paraId="5775632A" w14:textId="77777777" w:rsidR="008D29CE" w:rsidRPr="007277CB" w:rsidRDefault="008D29CE" w:rsidP="008A5FB7">
            <w:pPr>
              <w:jc w:val="center"/>
              <w:rPr>
                <w:rFonts w:asciiTheme="minorHAnsi" w:hAnsiTheme="minorHAnsi" w:cstheme="minorHAnsi"/>
                <w:sz w:val="18"/>
                <w:szCs w:val="18"/>
              </w:rPr>
            </w:pPr>
            <w:r w:rsidRPr="007277CB">
              <w:rPr>
                <w:rFonts w:asciiTheme="minorHAnsi" w:hAnsiTheme="minorHAnsi" w:cstheme="minorHAnsi"/>
                <w:sz w:val="18"/>
                <w:szCs w:val="18"/>
              </w:rPr>
              <w:t>1</w:t>
            </w:r>
          </w:p>
        </w:tc>
        <w:tc>
          <w:tcPr>
            <w:tcW w:w="5253" w:type="dxa"/>
          </w:tcPr>
          <w:p w14:paraId="2380709C" w14:textId="2F056B51" w:rsidR="008D29CE" w:rsidRPr="007277CB" w:rsidRDefault="00103DCE" w:rsidP="00C64DEB">
            <w:pPr>
              <w:pStyle w:val="ListParagraph"/>
              <w:numPr>
                <w:ilvl w:val="0"/>
                <w:numId w:val="14"/>
              </w:numPr>
              <w:rPr>
                <w:rFonts w:asciiTheme="minorHAnsi" w:hAnsiTheme="minorHAnsi" w:cstheme="minorHAnsi"/>
                <w:sz w:val="18"/>
                <w:szCs w:val="18"/>
              </w:rPr>
            </w:pPr>
            <w:r>
              <w:rPr>
                <w:rFonts w:asciiTheme="minorHAnsi" w:hAnsiTheme="minorHAnsi" w:cstheme="minorHAnsi"/>
                <w:sz w:val="18"/>
                <w:szCs w:val="18"/>
              </w:rPr>
              <w:t>Update Annual Fiscal Report</w:t>
            </w:r>
          </w:p>
          <w:p w14:paraId="116CC905" w14:textId="77777777" w:rsidR="008D29CE" w:rsidRPr="007277CB" w:rsidRDefault="008D29CE" w:rsidP="008A5FB7">
            <w:pPr>
              <w:pStyle w:val="ListParagraph"/>
              <w:rPr>
                <w:rFonts w:asciiTheme="minorHAnsi" w:hAnsiTheme="minorHAnsi" w:cstheme="minorHAnsi"/>
                <w:sz w:val="18"/>
                <w:szCs w:val="18"/>
              </w:rPr>
            </w:pPr>
          </w:p>
        </w:tc>
        <w:sdt>
          <w:sdtPr>
            <w:rPr>
              <w:rStyle w:val="InstructionChar"/>
              <w:rFonts w:cstheme="minorHAnsi"/>
              <w:i w:val="0"/>
              <w:iCs/>
              <w:sz w:val="18"/>
              <w:szCs w:val="18"/>
            </w:rPr>
            <w:alias w:val="Type"/>
            <w:tag w:val="Type"/>
            <w:id w:val="907262224"/>
            <w:placeholder>
              <w:docPart w:val="8F9E63760E494EAA81ADC4E66716BAB1"/>
            </w:placeholder>
            <w:dropDownList>
              <w:listItem w:value="Choose an item."/>
              <w:listItem w:displayText="Functional" w:value="Functional"/>
              <w:listItem w:displayText="Data" w:value="Data"/>
              <w:listItem w:displayText="Conversion" w:value="Conversion"/>
              <w:listItem w:displayText="User Interface" w:value="User Interface"/>
              <w:listItem w:displayText="Security" w:value="Security"/>
              <w:listItem w:displayText="Quality" w:value="Quality"/>
            </w:dropDownList>
          </w:sdtPr>
          <w:sdtEndPr>
            <w:rPr>
              <w:rStyle w:val="DefaultParagraphFont"/>
              <w:rFonts w:asciiTheme="minorHAnsi" w:hAnsiTheme="minorHAnsi"/>
              <w:color w:val="auto"/>
            </w:rPr>
          </w:sdtEndPr>
          <w:sdtContent>
            <w:tc>
              <w:tcPr>
                <w:tcW w:w="1273" w:type="dxa"/>
              </w:tcPr>
              <w:p w14:paraId="15688F13" w14:textId="77777777" w:rsidR="008D29CE" w:rsidRPr="007277CB" w:rsidRDefault="008D29CE" w:rsidP="008A5FB7">
                <w:pPr>
                  <w:jc w:val="center"/>
                  <w:rPr>
                    <w:rFonts w:asciiTheme="minorHAnsi" w:hAnsiTheme="minorHAnsi" w:cstheme="minorHAnsi"/>
                    <w:iCs/>
                    <w:sz w:val="18"/>
                    <w:szCs w:val="18"/>
                  </w:rPr>
                </w:pPr>
                <w:r w:rsidRPr="007277CB">
                  <w:rPr>
                    <w:rStyle w:val="InstructionChar"/>
                    <w:rFonts w:cstheme="minorHAnsi"/>
                    <w:iCs/>
                    <w:sz w:val="18"/>
                    <w:szCs w:val="18"/>
                  </w:rPr>
                  <w:t>Functional</w:t>
                </w:r>
              </w:p>
            </w:tc>
          </w:sdtContent>
        </w:sdt>
        <w:tc>
          <w:tcPr>
            <w:tcW w:w="1980" w:type="dxa"/>
          </w:tcPr>
          <w:p w14:paraId="67457F9A" w14:textId="66021084" w:rsidR="008D29CE" w:rsidRPr="007277CB" w:rsidRDefault="008D29CE" w:rsidP="008A5FB7">
            <w:pPr>
              <w:jc w:val="center"/>
              <w:rPr>
                <w:rFonts w:asciiTheme="minorHAnsi" w:hAnsiTheme="minorHAnsi" w:cstheme="minorHAnsi"/>
                <w:iCs/>
                <w:sz w:val="18"/>
                <w:szCs w:val="18"/>
              </w:rPr>
            </w:pPr>
            <w:r w:rsidRPr="007277CB">
              <w:rPr>
                <w:rFonts w:asciiTheme="minorHAnsi" w:hAnsiTheme="minorHAnsi" w:cstheme="minorHAnsi"/>
                <w:iCs/>
                <w:sz w:val="18"/>
                <w:szCs w:val="18"/>
              </w:rPr>
              <w:t>Treasury</w:t>
            </w:r>
          </w:p>
        </w:tc>
        <w:tc>
          <w:tcPr>
            <w:tcW w:w="2362" w:type="dxa"/>
          </w:tcPr>
          <w:p w14:paraId="703D1D85" w14:textId="7DF2C87B" w:rsidR="008D29CE" w:rsidRPr="007277CB" w:rsidRDefault="008D29CE" w:rsidP="008A5FB7">
            <w:pPr>
              <w:jc w:val="center"/>
              <w:rPr>
                <w:rFonts w:asciiTheme="minorHAnsi" w:hAnsiTheme="minorHAnsi" w:cstheme="minorHAnsi"/>
                <w:iCs/>
                <w:sz w:val="18"/>
                <w:szCs w:val="18"/>
              </w:rPr>
            </w:pPr>
            <w:r w:rsidRPr="007277CB">
              <w:rPr>
                <w:rFonts w:asciiTheme="minorHAnsi" w:hAnsiTheme="minorHAnsi" w:cstheme="minorHAnsi"/>
                <w:iCs/>
                <w:sz w:val="18"/>
                <w:szCs w:val="18"/>
              </w:rPr>
              <w:t xml:space="preserve">Mandatory </w:t>
            </w:r>
          </w:p>
        </w:tc>
      </w:tr>
      <w:tr w:rsidR="00556593" w:rsidRPr="007277CB" w14:paraId="561EC03E" w14:textId="77777777" w:rsidTr="006E2BDE">
        <w:trPr>
          <w:trHeight w:val="737"/>
        </w:trPr>
        <w:tc>
          <w:tcPr>
            <w:tcW w:w="647" w:type="dxa"/>
          </w:tcPr>
          <w:p w14:paraId="38E4711B" w14:textId="77777777" w:rsidR="00556593" w:rsidRPr="007277CB" w:rsidRDefault="00556593" w:rsidP="00556593">
            <w:pPr>
              <w:jc w:val="center"/>
              <w:rPr>
                <w:rFonts w:asciiTheme="minorHAnsi" w:hAnsiTheme="minorHAnsi" w:cstheme="minorHAnsi"/>
                <w:sz w:val="18"/>
                <w:szCs w:val="18"/>
              </w:rPr>
            </w:pPr>
            <w:r w:rsidRPr="007277CB">
              <w:rPr>
                <w:rFonts w:asciiTheme="minorHAnsi" w:hAnsiTheme="minorHAnsi" w:cstheme="minorHAnsi"/>
                <w:sz w:val="18"/>
                <w:szCs w:val="18"/>
              </w:rPr>
              <w:t>2</w:t>
            </w:r>
          </w:p>
        </w:tc>
        <w:tc>
          <w:tcPr>
            <w:tcW w:w="5253" w:type="dxa"/>
          </w:tcPr>
          <w:p w14:paraId="1204F313" w14:textId="018DA33F" w:rsidR="00556593" w:rsidRPr="007277CB" w:rsidRDefault="00556593" w:rsidP="00C64DEB">
            <w:pPr>
              <w:pStyle w:val="ListParagraph"/>
              <w:numPr>
                <w:ilvl w:val="0"/>
                <w:numId w:val="14"/>
              </w:numPr>
              <w:rPr>
                <w:rFonts w:asciiTheme="minorHAnsi" w:hAnsiTheme="minorHAnsi" w:cstheme="minorHAnsi"/>
                <w:sz w:val="18"/>
                <w:szCs w:val="18"/>
              </w:rPr>
            </w:pPr>
            <w:r>
              <w:rPr>
                <w:rFonts w:asciiTheme="minorHAnsi" w:hAnsiTheme="minorHAnsi" w:cstheme="minorHAnsi"/>
                <w:sz w:val="18"/>
                <w:szCs w:val="18"/>
              </w:rPr>
              <w:t>Security Lending Dashboard</w:t>
            </w:r>
          </w:p>
          <w:p w14:paraId="62EDE655" w14:textId="77777777" w:rsidR="00556593" w:rsidRPr="007277CB" w:rsidRDefault="00556593" w:rsidP="00556593">
            <w:pPr>
              <w:pStyle w:val="ListParagraph"/>
              <w:rPr>
                <w:rFonts w:asciiTheme="minorHAnsi" w:hAnsiTheme="minorHAnsi" w:cstheme="minorHAnsi"/>
                <w:sz w:val="18"/>
                <w:szCs w:val="18"/>
              </w:rPr>
            </w:pPr>
          </w:p>
        </w:tc>
        <w:sdt>
          <w:sdtPr>
            <w:rPr>
              <w:rStyle w:val="InstructionChar"/>
              <w:rFonts w:cstheme="minorHAnsi"/>
              <w:i w:val="0"/>
              <w:iCs/>
              <w:sz w:val="18"/>
              <w:szCs w:val="18"/>
            </w:rPr>
            <w:alias w:val="Type"/>
            <w:tag w:val="Type"/>
            <w:id w:val="-2051911708"/>
            <w:placeholder>
              <w:docPart w:val="C5D6F374948C4203B48F40C47F1691DA"/>
            </w:placeholder>
            <w:dropDownList>
              <w:listItem w:value="Choose an item."/>
              <w:listItem w:displayText="Functional" w:value="Functional"/>
              <w:listItem w:displayText="Data" w:value="Data"/>
              <w:listItem w:displayText="Conversion" w:value="Conversion"/>
              <w:listItem w:displayText="User Interface" w:value="User Interface"/>
              <w:listItem w:displayText="Security" w:value="Security"/>
              <w:listItem w:displayText="Quality" w:value="Quality"/>
            </w:dropDownList>
          </w:sdtPr>
          <w:sdtEndPr>
            <w:rPr>
              <w:rStyle w:val="DefaultParagraphFont"/>
              <w:rFonts w:asciiTheme="minorHAnsi" w:hAnsiTheme="minorHAnsi"/>
              <w:color w:val="auto"/>
            </w:rPr>
          </w:sdtEndPr>
          <w:sdtContent>
            <w:tc>
              <w:tcPr>
                <w:tcW w:w="1273" w:type="dxa"/>
              </w:tcPr>
              <w:p w14:paraId="5BAA4130" w14:textId="77777777" w:rsidR="00556593" w:rsidRPr="007277CB" w:rsidRDefault="00556593" w:rsidP="00556593">
                <w:pPr>
                  <w:jc w:val="center"/>
                  <w:rPr>
                    <w:rFonts w:asciiTheme="minorHAnsi" w:hAnsiTheme="minorHAnsi" w:cstheme="minorHAnsi"/>
                    <w:iCs/>
                    <w:sz w:val="18"/>
                    <w:szCs w:val="18"/>
                  </w:rPr>
                </w:pPr>
                <w:r w:rsidRPr="007277CB">
                  <w:rPr>
                    <w:rStyle w:val="InstructionChar"/>
                    <w:rFonts w:cstheme="minorHAnsi"/>
                    <w:iCs/>
                    <w:sz w:val="18"/>
                    <w:szCs w:val="18"/>
                  </w:rPr>
                  <w:t>Functional</w:t>
                </w:r>
              </w:p>
            </w:tc>
          </w:sdtContent>
        </w:sdt>
        <w:tc>
          <w:tcPr>
            <w:tcW w:w="1980" w:type="dxa"/>
          </w:tcPr>
          <w:p w14:paraId="2D93C760" w14:textId="44690E4D" w:rsidR="00556593" w:rsidRPr="007277CB" w:rsidRDefault="00C42B7B" w:rsidP="00556593">
            <w:pPr>
              <w:jc w:val="center"/>
              <w:rPr>
                <w:rFonts w:asciiTheme="minorHAnsi" w:hAnsiTheme="minorHAnsi" w:cstheme="minorHAnsi"/>
                <w:iCs/>
                <w:sz w:val="18"/>
                <w:szCs w:val="18"/>
              </w:rPr>
            </w:pPr>
            <w:r>
              <w:rPr>
                <w:rFonts w:asciiTheme="minorHAnsi" w:hAnsiTheme="minorHAnsi" w:cstheme="minorHAnsi"/>
                <w:iCs/>
                <w:sz w:val="18"/>
                <w:szCs w:val="18"/>
              </w:rPr>
              <w:t>Business Analytics</w:t>
            </w:r>
          </w:p>
        </w:tc>
        <w:tc>
          <w:tcPr>
            <w:tcW w:w="2362" w:type="dxa"/>
          </w:tcPr>
          <w:p w14:paraId="195467CC" w14:textId="670AF35B" w:rsidR="00556593" w:rsidRPr="007277CB" w:rsidRDefault="00556593" w:rsidP="00556593">
            <w:pPr>
              <w:jc w:val="center"/>
              <w:rPr>
                <w:rFonts w:asciiTheme="minorHAnsi" w:hAnsiTheme="minorHAnsi" w:cstheme="minorHAnsi"/>
                <w:iCs/>
                <w:sz w:val="18"/>
                <w:szCs w:val="18"/>
              </w:rPr>
            </w:pPr>
            <w:r w:rsidRPr="007277CB">
              <w:rPr>
                <w:rFonts w:asciiTheme="minorHAnsi" w:hAnsiTheme="minorHAnsi" w:cstheme="minorHAnsi"/>
                <w:iCs/>
                <w:sz w:val="18"/>
                <w:szCs w:val="18"/>
              </w:rPr>
              <w:t xml:space="preserve">Mandatory </w:t>
            </w:r>
          </w:p>
        </w:tc>
      </w:tr>
      <w:tr w:rsidR="00556593" w:rsidRPr="007277CB" w14:paraId="0900CF61" w14:textId="77777777" w:rsidTr="008A5FB7">
        <w:trPr>
          <w:trHeight w:val="907"/>
        </w:trPr>
        <w:tc>
          <w:tcPr>
            <w:tcW w:w="647" w:type="dxa"/>
          </w:tcPr>
          <w:p w14:paraId="74C20122" w14:textId="77777777" w:rsidR="00556593" w:rsidRPr="007277CB" w:rsidRDefault="00556593" w:rsidP="00556593">
            <w:pPr>
              <w:jc w:val="center"/>
              <w:rPr>
                <w:rFonts w:asciiTheme="minorHAnsi" w:hAnsiTheme="minorHAnsi" w:cstheme="minorHAnsi"/>
                <w:sz w:val="18"/>
                <w:szCs w:val="18"/>
              </w:rPr>
            </w:pPr>
            <w:r w:rsidRPr="007277CB">
              <w:rPr>
                <w:rFonts w:asciiTheme="minorHAnsi" w:hAnsiTheme="minorHAnsi" w:cstheme="minorHAnsi"/>
                <w:sz w:val="18"/>
                <w:szCs w:val="18"/>
              </w:rPr>
              <w:t>3</w:t>
            </w:r>
          </w:p>
        </w:tc>
        <w:tc>
          <w:tcPr>
            <w:tcW w:w="5253" w:type="dxa"/>
          </w:tcPr>
          <w:p w14:paraId="43AB590F" w14:textId="0CFA047C" w:rsidR="00556593" w:rsidRPr="006E2BDE" w:rsidRDefault="00556593" w:rsidP="00C64DEB">
            <w:pPr>
              <w:pStyle w:val="ListParagraph"/>
              <w:numPr>
                <w:ilvl w:val="0"/>
                <w:numId w:val="15"/>
              </w:numPr>
              <w:rPr>
                <w:rFonts w:asciiTheme="minorHAnsi" w:hAnsiTheme="minorHAnsi" w:cstheme="minorHAnsi"/>
                <w:sz w:val="18"/>
                <w:szCs w:val="18"/>
              </w:rPr>
            </w:pPr>
            <w:proofErr w:type="spellStart"/>
            <w:r w:rsidRPr="00556593">
              <w:rPr>
                <w:rFonts w:asciiTheme="minorHAnsi" w:hAnsiTheme="minorHAnsi" w:cstheme="minorHAnsi"/>
                <w:sz w:val="18"/>
                <w:szCs w:val="18"/>
              </w:rPr>
              <w:t>Accurals</w:t>
            </w:r>
            <w:proofErr w:type="spellEnd"/>
            <w:r w:rsidRPr="00556593">
              <w:rPr>
                <w:rFonts w:asciiTheme="minorHAnsi" w:hAnsiTheme="minorHAnsi" w:cstheme="minorHAnsi"/>
                <w:sz w:val="18"/>
                <w:szCs w:val="18"/>
              </w:rPr>
              <w:t xml:space="preserve"> automatic recalculation</w:t>
            </w:r>
          </w:p>
        </w:tc>
        <w:sdt>
          <w:sdtPr>
            <w:rPr>
              <w:rStyle w:val="InstructionChar"/>
              <w:rFonts w:cstheme="minorHAnsi"/>
              <w:i w:val="0"/>
              <w:iCs/>
              <w:sz w:val="18"/>
              <w:szCs w:val="18"/>
            </w:rPr>
            <w:alias w:val="Type"/>
            <w:tag w:val="Type"/>
            <w:id w:val="196751398"/>
            <w:placeholder>
              <w:docPart w:val="3CC5E0E1A5C94A47AEF246C201E1079A"/>
            </w:placeholder>
            <w:dropDownList>
              <w:listItem w:value="Choose an item."/>
              <w:listItem w:displayText="Functional" w:value="Functional"/>
              <w:listItem w:displayText="Data" w:value="Data"/>
              <w:listItem w:displayText="Conversion" w:value="Conversion"/>
              <w:listItem w:displayText="User Interface" w:value="User Interface"/>
              <w:listItem w:displayText="Security" w:value="Security"/>
              <w:listItem w:displayText="Quality" w:value="Quality"/>
            </w:dropDownList>
          </w:sdtPr>
          <w:sdtEndPr>
            <w:rPr>
              <w:rStyle w:val="DefaultParagraphFont"/>
              <w:rFonts w:asciiTheme="minorHAnsi" w:hAnsiTheme="minorHAnsi"/>
              <w:color w:val="auto"/>
            </w:rPr>
          </w:sdtEndPr>
          <w:sdtContent>
            <w:tc>
              <w:tcPr>
                <w:tcW w:w="1273" w:type="dxa"/>
              </w:tcPr>
              <w:p w14:paraId="1F846706" w14:textId="77777777" w:rsidR="00556593" w:rsidRPr="007277CB" w:rsidRDefault="00556593" w:rsidP="00556593">
                <w:pPr>
                  <w:jc w:val="center"/>
                  <w:rPr>
                    <w:rStyle w:val="InstructionChar"/>
                    <w:rFonts w:cstheme="minorHAnsi"/>
                    <w:i w:val="0"/>
                    <w:iCs/>
                    <w:sz w:val="18"/>
                    <w:szCs w:val="18"/>
                  </w:rPr>
                </w:pPr>
                <w:r w:rsidRPr="007277CB">
                  <w:rPr>
                    <w:rStyle w:val="InstructionChar"/>
                    <w:rFonts w:cstheme="minorHAnsi"/>
                    <w:iCs/>
                    <w:sz w:val="18"/>
                    <w:szCs w:val="18"/>
                  </w:rPr>
                  <w:t>Functional</w:t>
                </w:r>
              </w:p>
            </w:tc>
          </w:sdtContent>
        </w:sdt>
        <w:tc>
          <w:tcPr>
            <w:tcW w:w="1980" w:type="dxa"/>
          </w:tcPr>
          <w:p w14:paraId="35710B1A" w14:textId="0C00D492" w:rsidR="00556593" w:rsidRPr="007277CB" w:rsidRDefault="00556593" w:rsidP="00556593">
            <w:pPr>
              <w:jc w:val="center"/>
              <w:rPr>
                <w:rFonts w:asciiTheme="minorHAnsi" w:hAnsiTheme="minorHAnsi" w:cstheme="minorHAnsi"/>
                <w:iCs/>
                <w:sz w:val="18"/>
                <w:szCs w:val="18"/>
              </w:rPr>
            </w:pPr>
            <w:r w:rsidRPr="007277CB">
              <w:rPr>
                <w:rFonts w:asciiTheme="minorHAnsi" w:hAnsiTheme="minorHAnsi" w:cstheme="minorHAnsi"/>
                <w:iCs/>
                <w:sz w:val="18"/>
                <w:szCs w:val="18"/>
              </w:rPr>
              <w:t xml:space="preserve">Treasury, </w:t>
            </w:r>
            <w:r w:rsidR="00C42B7B">
              <w:rPr>
                <w:rFonts w:asciiTheme="minorHAnsi" w:hAnsiTheme="minorHAnsi" w:cstheme="minorHAnsi"/>
                <w:iCs/>
                <w:sz w:val="18"/>
                <w:szCs w:val="18"/>
              </w:rPr>
              <w:t>Finance</w:t>
            </w:r>
          </w:p>
        </w:tc>
        <w:tc>
          <w:tcPr>
            <w:tcW w:w="2362" w:type="dxa"/>
          </w:tcPr>
          <w:p w14:paraId="4CC3A795" w14:textId="2C5B7E8C" w:rsidR="00556593" w:rsidRPr="007277CB" w:rsidRDefault="00556593" w:rsidP="00556593">
            <w:pPr>
              <w:jc w:val="center"/>
              <w:rPr>
                <w:rFonts w:asciiTheme="minorHAnsi" w:hAnsiTheme="minorHAnsi" w:cstheme="minorHAnsi"/>
                <w:iCs/>
                <w:sz w:val="18"/>
                <w:szCs w:val="18"/>
              </w:rPr>
            </w:pPr>
            <w:r w:rsidRPr="007277CB">
              <w:rPr>
                <w:rFonts w:asciiTheme="minorHAnsi" w:hAnsiTheme="minorHAnsi" w:cstheme="minorHAnsi"/>
                <w:iCs/>
                <w:sz w:val="18"/>
                <w:szCs w:val="18"/>
              </w:rPr>
              <w:t xml:space="preserve">Mandatory </w:t>
            </w:r>
          </w:p>
        </w:tc>
      </w:tr>
      <w:tr w:rsidR="00556593" w:rsidRPr="007277CB" w14:paraId="0EF5F4E6" w14:textId="77777777" w:rsidTr="008A5FB7">
        <w:trPr>
          <w:trHeight w:val="907"/>
        </w:trPr>
        <w:tc>
          <w:tcPr>
            <w:tcW w:w="647" w:type="dxa"/>
          </w:tcPr>
          <w:p w14:paraId="7F208451" w14:textId="77777777" w:rsidR="00556593" w:rsidRPr="007277CB" w:rsidRDefault="00556593" w:rsidP="00556593">
            <w:pPr>
              <w:jc w:val="center"/>
              <w:rPr>
                <w:rFonts w:asciiTheme="minorHAnsi" w:hAnsiTheme="minorHAnsi" w:cstheme="minorHAnsi"/>
                <w:sz w:val="18"/>
                <w:szCs w:val="18"/>
              </w:rPr>
            </w:pPr>
            <w:r w:rsidRPr="007277CB">
              <w:rPr>
                <w:rFonts w:asciiTheme="minorHAnsi" w:hAnsiTheme="minorHAnsi" w:cstheme="minorHAnsi"/>
                <w:sz w:val="18"/>
                <w:szCs w:val="18"/>
              </w:rPr>
              <w:t>4</w:t>
            </w:r>
          </w:p>
        </w:tc>
        <w:tc>
          <w:tcPr>
            <w:tcW w:w="5253" w:type="dxa"/>
          </w:tcPr>
          <w:p w14:paraId="1D810D97" w14:textId="7A3F5ABC" w:rsidR="00556593" w:rsidRPr="00556593" w:rsidRDefault="00556593" w:rsidP="00C64DEB">
            <w:pPr>
              <w:pStyle w:val="ListParagraph"/>
              <w:numPr>
                <w:ilvl w:val="0"/>
                <w:numId w:val="15"/>
              </w:numPr>
              <w:rPr>
                <w:rFonts w:asciiTheme="minorHAnsi" w:hAnsiTheme="minorHAnsi" w:cstheme="minorHAnsi"/>
                <w:color w:val="FF0000"/>
                <w:sz w:val="18"/>
                <w:szCs w:val="18"/>
              </w:rPr>
            </w:pPr>
            <w:r w:rsidRPr="00663E73">
              <w:rPr>
                <w:rFonts w:asciiTheme="minorHAnsi" w:hAnsiTheme="minorHAnsi" w:cstheme="minorHAnsi"/>
                <w:color w:val="000000" w:themeColor="text1"/>
                <w:sz w:val="18"/>
                <w:szCs w:val="18"/>
              </w:rPr>
              <w:t>Accounting categories update</w:t>
            </w:r>
          </w:p>
        </w:tc>
        <w:sdt>
          <w:sdtPr>
            <w:rPr>
              <w:rStyle w:val="InstructionChar"/>
              <w:rFonts w:cstheme="minorHAnsi"/>
              <w:i w:val="0"/>
              <w:iCs/>
              <w:sz w:val="18"/>
              <w:szCs w:val="18"/>
            </w:rPr>
            <w:alias w:val="Type"/>
            <w:tag w:val="Type"/>
            <w:id w:val="894088335"/>
            <w:placeholder>
              <w:docPart w:val="B16EBCD1A5E449A9A08F703E58B3C399"/>
            </w:placeholder>
            <w:dropDownList>
              <w:listItem w:value="Choose an item."/>
              <w:listItem w:displayText="Functional" w:value="Functional"/>
              <w:listItem w:displayText="Data" w:value="Data"/>
              <w:listItem w:displayText="Conversion" w:value="Conversion"/>
              <w:listItem w:displayText="User Interface" w:value="User Interface"/>
              <w:listItem w:displayText="Security" w:value="Security"/>
              <w:listItem w:displayText="Quality" w:value="Quality"/>
            </w:dropDownList>
          </w:sdtPr>
          <w:sdtEndPr>
            <w:rPr>
              <w:rStyle w:val="DefaultParagraphFont"/>
              <w:rFonts w:asciiTheme="minorHAnsi" w:hAnsiTheme="minorHAnsi"/>
              <w:color w:val="auto"/>
            </w:rPr>
          </w:sdtEndPr>
          <w:sdtContent>
            <w:tc>
              <w:tcPr>
                <w:tcW w:w="1273" w:type="dxa"/>
              </w:tcPr>
              <w:p w14:paraId="7AF31E90" w14:textId="3D324B0B" w:rsidR="00556593" w:rsidRPr="007277CB" w:rsidRDefault="00CA6264" w:rsidP="00556593">
                <w:pPr>
                  <w:jc w:val="center"/>
                  <w:rPr>
                    <w:rStyle w:val="InstructionChar"/>
                    <w:rFonts w:cstheme="minorHAnsi"/>
                    <w:i w:val="0"/>
                    <w:iCs/>
                    <w:sz w:val="18"/>
                    <w:szCs w:val="18"/>
                  </w:rPr>
                </w:pPr>
                <w:r>
                  <w:rPr>
                    <w:rStyle w:val="InstructionChar"/>
                    <w:rFonts w:cstheme="minorHAnsi"/>
                    <w:i w:val="0"/>
                    <w:iCs/>
                    <w:sz w:val="18"/>
                    <w:szCs w:val="18"/>
                  </w:rPr>
                  <w:t>Data</w:t>
                </w:r>
              </w:p>
            </w:tc>
          </w:sdtContent>
        </w:sdt>
        <w:tc>
          <w:tcPr>
            <w:tcW w:w="1980" w:type="dxa"/>
          </w:tcPr>
          <w:p w14:paraId="5BE869CE" w14:textId="36C896FD" w:rsidR="00556593" w:rsidRPr="007277CB" w:rsidRDefault="00556593" w:rsidP="00556593">
            <w:pPr>
              <w:jc w:val="center"/>
              <w:rPr>
                <w:rFonts w:asciiTheme="minorHAnsi" w:hAnsiTheme="minorHAnsi" w:cstheme="minorHAnsi"/>
                <w:iCs/>
                <w:sz w:val="18"/>
                <w:szCs w:val="18"/>
              </w:rPr>
            </w:pPr>
            <w:r w:rsidRPr="007277CB">
              <w:rPr>
                <w:rFonts w:asciiTheme="minorHAnsi" w:hAnsiTheme="minorHAnsi" w:cstheme="minorHAnsi"/>
                <w:iCs/>
                <w:sz w:val="18"/>
                <w:szCs w:val="18"/>
              </w:rPr>
              <w:t>Finance</w:t>
            </w:r>
          </w:p>
        </w:tc>
        <w:tc>
          <w:tcPr>
            <w:tcW w:w="2362" w:type="dxa"/>
          </w:tcPr>
          <w:p w14:paraId="7E2FE876" w14:textId="5B6CD1BA" w:rsidR="00556593" w:rsidRPr="007277CB" w:rsidRDefault="00556593" w:rsidP="00556593">
            <w:pPr>
              <w:jc w:val="center"/>
              <w:rPr>
                <w:rFonts w:asciiTheme="minorHAnsi" w:hAnsiTheme="minorHAnsi" w:cstheme="minorHAnsi"/>
                <w:iCs/>
                <w:sz w:val="18"/>
                <w:szCs w:val="18"/>
              </w:rPr>
            </w:pPr>
            <w:r w:rsidRPr="007277CB">
              <w:rPr>
                <w:rFonts w:asciiTheme="minorHAnsi" w:hAnsiTheme="minorHAnsi" w:cstheme="minorHAnsi"/>
                <w:iCs/>
                <w:sz w:val="18"/>
                <w:szCs w:val="18"/>
              </w:rPr>
              <w:t xml:space="preserve">Mandatory </w:t>
            </w:r>
          </w:p>
        </w:tc>
      </w:tr>
      <w:tr w:rsidR="00E7103F" w:rsidRPr="007277CB" w14:paraId="6F499843" w14:textId="77777777" w:rsidTr="008A5FB7">
        <w:trPr>
          <w:trHeight w:val="907"/>
        </w:trPr>
        <w:tc>
          <w:tcPr>
            <w:tcW w:w="647" w:type="dxa"/>
          </w:tcPr>
          <w:p w14:paraId="0CAA60C5" w14:textId="6A1C2B96" w:rsidR="00E7103F" w:rsidRDefault="00CA6264" w:rsidP="00E7103F">
            <w:pPr>
              <w:jc w:val="center"/>
              <w:rPr>
                <w:rFonts w:asciiTheme="minorHAnsi" w:hAnsiTheme="minorHAnsi" w:cstheme="minorHAnsi"/>
                <w:sz w:val="18"/>
                <w:szCs w:val="18"/>
              </w:rPr>
            </w:pPr>
            <w:r>
              <w:rPr>
                <w:rFonts w:asciiTheme="minorHAnsi" w:hAnsiTheme="minorHAnsi" w:cstheme="minorHAnsi"/>
                <w:sz w:val="18"/>
                <w:szCs w:val="18"/>
              </w:rPr>
              <w:t>5</w:t>
            </w:r>
          </w:p>
        </w:tc>
        <w:tc>
          <w:tcPr>
            <w:tcW w:w="5253" w:type="dxa"/>
          </w:tcPr>
          <w:p w14:paraId="7F4F21BB" w14:textId="66F9BED2" w:rsidR="00E7103F" w:rsidRDefault="00E7103F" w:rsidP="00E7103F">
            <w:pPr>
              <w:pStyle w:val="ListParagraph"/>
              <w:numPr>
                <w:ilvl w:val="0"/>
                <w:numId w:val="15"/>
              </w:num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 xml:space="preserve">Improve existing </w:t>
            </w:r>
            <w:r w:rsidR="00CA6264">
              <w:rPr>
                <w:rFonts w:asciiTheme="minorHAnsi" w:hAnsiTheme="minorHAnsi" w:cstheme="minorHAnsi"/>
                <w:color w:val="000000" w:themeColor="text1"/>
                <w:sz w:val="18"/>
                <w:szCs w:val="18"/>
              </w:rPr>
              <w:t>Notional</w:t>
            </w:r>
            <w:r>
              <w:rPr>
                <w:rFonts w:asciiTheme="minorHAnsi" w:hAnsiTheme="minorHAnsi" w:cstheme="minorHAnsi"/>
                <w:color w:val="000000" w:themeColor="text1"/>
                <w:sz w:val="18"/>
                <w:szCs w:val="18"/>
              </w:rPr>
              <w:t xml:space="preserve"> control</w:t>
            </w:r>
          </w:p>
        </w:tc>
        <w:sdt>
          <w:sdtPr>
            <w:rPr>
              <w:rStyle w:val="InstructionChar"/>
              <w:rFonts w:cstheme="minorHAnsi"/>
              <w:i w:val="0"/>
              <w:iCs/>
              <w:sz w:val="18"/>
              <w:szCs w:val="18"/>
            </w:rPr>
            <w:alias w:val="Type"/>
            <w:tag w:val="Type"/>
            <w:id w:val="1971477246"/>
            <w:placeholder>
              <w:docPart w:val="B0EBCCA97C864D29A21EC5A192B73639"/>
            </w:placeholder>
            <w:dropDownList>
              <w:listItem w:value="Choose an item."/>
              <w:listItem w:displayText="Functional" w:value="Functional"/>
              <w:listItem w:displayText="Data" w:value="Data"/>
              <w:listItem w:displayText="Conversion" w:value="Conversion"/>
              <w:listItem w:displayText="User Interface" w:value="User Interface"/>
              <w:listItem w:displayText="Security" w:value="Security"/>
              <w:listItem w:displayText="Quality" w:value="Quality"/>
            </w:dropDownList>
          </w:sdtPr>
          <w:sdtEndPr>
            <w:rPr>
              <w:rStyle w:val="DefaultParagraphFont"/>
              <w:rFonts w:asciiTheme="minorHAnsi" w:hAnsiTheme="minorHAnsi"/>
              <w:color w:val="auto"/>
            </w:rPr>
          </w:sdtEndPr>
          <w:sdtContent>
            <w:tc>
              <w:tcPr>
                <w:tcW w:w="1273" w:type="dxa"/>
              </w:tcPr>
              <w:p w14:paraId="19CDFDAB" w14:textId="129263F1" w:rsidR="00E7103F" w:rsidRDefault="00E7103F" w:rsidP="00E7103F">
                <w:pPr>
                  <w:jc w:val="center"/>
                  <w:rPr>
                    <w:rStyle w:val="InstructionChar"/>
                    <w:rFonts w:cstheme="minorHAnsi"/>
                    <w:i w:val="0"/>
                    <w:iCs/>
                    <w:sz w:val="18"/>
                    <w:szCs w:val="18"/>
                  </w:rPr>
                </w:pPr>
                <w:r w:rsidRPr="007277CB">
                  <w:rPr>
                    <w:rStyle w:val="InstructionChar"/>
                    <w:rFonts w:cstheme="minorHAnsi"/>
                    <w:iCs/>
                    <w:sz w:val="18"/>
                    <w:szCs w:val="18"/>
                  </w:rPr>
                  <w:t>Functional</w:t>
                </w:r>
              </w:p>
            </w:tc>
          </w:sdtContent>
        </w:sdt>
        <w:tc>
          <w:tcPr>
            <w:tcW w:w="1980" w:type="dxa"/>
          </w:tcPr>
          <w:p w14:paraId="0E8950FB" w14:textId="3FCC34DA" w:rsidR="00E7103F" w:rsidRPr="007277CB" w:rsidRDefault="00E7103F" w:rsidP="00E7103F">
            <w:pPr>
              <w:jc w:val="center"/>
              <w:rPr>
                <w:rFonts w:asciiTheme="minorHAnsi" w:hAnsiTheme="minorHAnsi" w:cstheme="minorHAnsi"/>
                <w:iCs/>
                <w:sz w:val="18"/>
                <w:szCs w:val="18"/>
              </w:rPr>
            </w:pPr>
            <w:r w:rsidRPr="007277CB">
              <w:rPr>
                <w:rFonts w:asciiTheme="minorHAnsi" w:hAnsiTheme="minorHAnsi" w:cstheme="minorHAnsi"/>
                <w:iCs/>
                <w:sz w:val="18"/>
                <w:szCs w:val="18"/>
              </w:rPr>
              <w:t>Treasury</w:t>
            </w:r>
            <w:r>
              <w:rPr>
                <w:rFonts w:asciiTheme="minorHAnsi" w:hAnsiTheme="minorHAnsi" w:cstheme="minorHAnsi"/>
                <w:iCs/>
                <w:sz w:val="18"/>
                <w:szCs w:val="18"/>
              </w:rPr>
              <w:t>, Risk</w:t>
            </w:r>
          </w:p>
        </w:tc>
        <w:tc>
          <w:tcPr>
            <w:tcW w:w="2362" w:type="dxa"/>
          </w:tcPr>
          <w:p w14:paraId="44F46814" w14:textId="4C03D143" w:rsidR="00E7103F" w:rsidRPr="007277CB" w:rsidRDefault="00E7103F" w:rsidP="00E7103F">
            <w:pPr>
              <w:jc w:val="center"/>
              <w:rPr>
                <w:rFonts w:asciiTheme="minorHAnsi" w:hAnsiTheme="minorHAnsi" w:cstheme="minorHAnsi"/>
                <w:iCs/>
                <w:sz w:val="18"/>
                <w:szCs w:val="18"/>
              </w:rPr>
            </w:pPr>
            <w:r w:rsidRPr="007277CB">
              <w:rPr>
                <w:rFonts w:asciiTheme="minorHAnsi" w:hAnsiTheme="minorHAnsi" w:cstheme="minorHAnsi"/>
                <w:iCs/>
                <w:sz w:val="18"/>
                <w:szCs w:val="18"/>
              </w:rPr>
              <w:t xml:space="preserve">Mandatory </w:t>
            </w:r>
          </w:p>
        </w:tc>
      </w:tr>
    </w:tbl>
    <w:p w14:paraId="38E74F70" w14:textId="77777777" w:rsidR="008D29CE" w:rsidRPr="008D29CE" w:rsidRDefault="008D29CE" w:rsidP="008D29CE">
      <w:pPr>
        <w:rPr>
          <w:rFonts w:asciiTheme="minorHAnsi" w:hAnsiTheme="minorHAnsi" w:cs="Arial"/>
          <w:iCs/>
          <w:sz w:val="20"/>
          <w:szCs w:val="20"/>
          <w:lang w:val="en-US" w:eastAsia="en-US"/>
        </w:rPr>
      </w:pPr>
    </w:p>
    <w:p w14:paraId="245E5D18" w14:textId="64FA9A92" w:rsidR="00E11AF7" w:rsidRDefault="00EB2A7F" w:rsidP="00E11AF7">
      <w:pPr>
        <w:rPr>
          <w:rFonts w:asciiTheme="minorHAnsi" w:hAnsiTheme="minorHAnsi" w:cstheme="minorHAnsi"/>
          <w:b/>
          <w:bCs/>
          <w:color w:val="F79646" w:themeColor="accent6"/>
          <w:u w:val="single"/>
        </w:rPr>
      </w:pPr>
      <w:r>
        <w:rPr>
          <w:rFonts w:asciiTheme="minorHAnsi" w:hAnsiTheme="minorHAnsi" w:cs="Arial"/>
          <w:color w:val="FF0000"/>
          <w:sz w:val="22"/>
          <w:szCs w:val="20"/>
          <w:lang w:val="en-US" w:eastAsia="en-US"/>
        </w:rPr>
        <w:tab/>
      </w:r>
      <w:r w:rsidR="00785D12">
        <w:rPr>
          <w:rFonts w:asciiTheme="minorHAnsi" w:hAnsiTheme="minorHAnsi" w:cstheme="minorHAnsi"/>
          <w:b/>
          <w:bCs/>
          <w:color w:val="F79646" w:themeColor="accent6"/>
          <w:u w:val="single"/>
        </w:rPr>
        <w:t>Annual Fiscal Report</w:t>
      </w:r>
    </w:p>
    <w:p w14:paraId="53262800" w14:textId="77777777" w:rsidR="00E11AF7" w:rsidRDefault="00E11AF7" w:rsidP="00E11AF7">
      <w:pPr>
        <w:rPr>
          <w:rFonts w:asciiTheme="minorHAnsi" w:hAnsiTheme="minorHAnsi" w:cstheme="minorHAnsi"/>
          <w:b/>
          <w:bCs/>
        </w:rPr>
      </w:pPr>
    </w:p>
    <w:p w14:paraId="79D9705F" w14:textId="77777777" w:rsidR="00E11AF7" w:rsidRDefault="00E11AF7" w:rsidP="00E11AF7">
      <w:pPr>
        <w:ind w:firstLine="720"/>
        <w:rPr>
          <w:rFonts w:ascii="Arial" w:hAnsi="Arial" w:cs="Arial"/>
        </w:rPr>
      </w:pPr>
      <w:r>
        <w:rPr>
          <w:rFonts w:asciiTheme="minorHAnsi" w:hAnsiTheme="minorHAnsi" w:cstheme="minorHAnsi"/>
          <w:b/>
          <w:bCs/>
        </w:rPr>
        <w:t>5</w:t>
      </w:r>
      <w:r w:rsidRPr="00313ED5">
        <w:rPr>
          <w:rFonts w:asciiTheme="minorHAnsi" w:hAnsiTheme="minorHAnsi" w:cstheme="minorHAnsi"/>
          <w:b/>
          <w:bCs/>
        </w:rPr>
        <w:t>.</w:t>
      </w:r>
      <w:r>
        <w:rPr>
          <w:rFonts w:asciiTheme="minorHAnsi" w:hAnsiTheme="minorHAnsi" w:cstheme="minorHAnsi"/>
          <w:b/>
          <w:bCs/>
        </w:rPr>
        <w:t>1</w:t>
      </w:r>
      <w:r w:rsidRPr="00313ED5">
        <w:rPr>
          <w:rFonts w:asciiTheme="minorHAnsi" w:hAnsiTheme="minorHAnsi" w:cstheme="minorHAnsi"/>
          <w:b/>
          <w:bCs/>
        </w:rPr>
        <w:t>.</w:t>
      </w:r>
      <w:r>
        <w:rPr>
          <w:rFonts w:asciiTheme="minorHAnsi" w:hAnsiTheme="minorHAnsi" w:cstheme="minorHAnsi"/>
          <w:b/>
          <w:bCs/>
        </w:rPr>
        <w:t>1</w:t>
      </w:r>
      <w:r w:rsidRPr="00313ED5">
        <w:rPr>
          <w:rFonts w:asciiTheme="minorHAnsi" w:hAnsiTheme="minorHAnsi" w:cstheme="minorHAnsi"/>
          <w:b/>
          <w:bCs/>
        </w:rPr>
        <w:t xml:space="preserve"> Functional Background.</w:t>
      </w:r>
      <w:r>
        <w:rPr>
          <w:rFonts w:ascii="Arial" w:hAnsi="Arial" w:cs="Arial"/>
        </w:rPr>
        <w:t xml:space="preserve"> </w:t>
      </w:r>
    </w:p>
    <w:p w14:paraId="42835879" w14:textId="140DD074" w:rsidR="00E11AF7" w:rsidRDefault="00FC3553" w:rsidP="00E11AF7">
      <w:pPr>
        <w:spacing w:after="120"/>
        <w:ind w:left="720"/>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t xml:space="preserve">The fiscal report is not a regulatory report but is can be provided to clients at any tie </w:t>
      </w:r>
      <w:proofErr w:type="spellStart"/>
      <w:r>
        <w:rPr>
          <w:rFonts w:ascii="Calibri Light" w:eastAsia="Calibri" w:hAnsi="Calibri Light" w:cs="Tw Cen MT"/>
          <w:color w:val="000000"/>
          <w:sz w:val="22"/>
          <w:szCs w:val="23"/>
        </w:rPr>
        <w:t>upong</w:t>
      </w:r>
      <w:proofErr w:type="spellEnd"/>
      <w:r>
        <w:rPr>
          <w:rFonts w:ascii="Calibri Light" w:eastAsia="Calibri" w:hAnsi="Calibri Light" w:cs="Tw Cen MT"/>
          <w:color w:val="000000"/>
          <w:sz w:val="22"/>
          <w:szCs w:val="23"/>
        </w:rPr>
        <w:t xml:space="preserve"> request. Since it is not regulatory, it was agreed that Treasury will take ownership of its update as the sponsor for Security Lending within the bank.</w:t>
      </w:r>
    </w:p>
    <w:p w14:paraId="0E3F2893" w14:textId="4D340626" w:rsidR="00FC3553" w:rsidRDefault="00FC3553" w:rsidP="00E11AF7">
      <w:pPr>
        <w:spacing w:after="120"/>
        <w:ind w:left="720"/>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t>A sample report can be found below:</w:t>
      </w:r>
    </w:p>
    <w:p w14:paraId="31B0E1C7" w14:textId="77777777" w:rsidR="00FC3553" w:rsidRDefault="00FC3553" w:rsidP="00E11AF7">
      <w:pPr>
        <w:spacing w:after="120"/>
        <w:ind w:left="720"/>
        <w:jc w:val="both"/>
        <w:rPr>
          <w:rFonts w:ascii="Calibri Light" w:eastAsia="Calibri" w:hAnsi="Calibri Light" w:cs="Tw Cen MT"/>
          <w:color w:val="000000"/>
          <w:sz w:val="22"/>
          <w:szCs w:val="23"/>
        </w:rPr>
      </w:pPr>
    </w:p>
    <w:p w14:paraId="47D5F1FF" w14:textId="74045A09" w:rsidR="00FC3553" w:rsidRPr="00B071E4" w:rsidRDefault="00FC3553" w:rsidP="00FC3553">
      <w:pPr>
        <w:spacing w:after="120"/>
        <w:ind w:left="720"/>
        <w:jc w:val="center"/>
        <w:rPr>
          <w:rFonts w:ascii="Calibri Light" w:eastAsia="Calibri" w:hAnsi="Calibri Light" w:cs="Tw Cen MT"/>
          <w:color w:val="000000"/>
          <w:sz w:val="22"/>
          <w:szCs w:val="23"/>
        </w:rPr>
      </w:pPr>
    </w:p>
    <w:p w14:paraId="43E5E423" w14:textId="77777777" w:rsidR="00E11AF7" w:rsidRDefault="00E11AF7" w:rsidP="00E11AF7">
      <w:pPr>
        <w:rPr>
          <w:rFonts w:ascii="Arial" w:hAnsi="Arial" w:cs="Arial"/>
        </w:rPr>
      </w:pPr>
    </w:p>
    <w:p w14:paraId="656DE5CF" w14:textId="77777777" w:rsidR="00E11AF7" w:rsidRDefault="00E11AF7" w:rsidP="00E11AF7">
      <w:pPr>
        <w:ind w:firstLine="720"/>
        <w:rPr>
          <w:rFonts w:asciiTheme="minorHAnsi" w:hAnsiTheme="minorHAnsi" w:cstheme="minorHAnsi"/>
          <w:b/>
          <w:bCs/>
        </w:rPr>
      </w:pPr>
      <w:r>
        <w:rPr>
          <w:rFonts w:asciiTheme="minorHAnsi" w:hAnsiTheme="minorHAnsi" w:cstheme="minorHAnsi"/>
          <w:b/>
          <w:bCs/>
        </w:rPr>
        <w:t>5</w:t>
      </w:r>
      <w:r w:rsidRPr="00313ED5">
        <w:rPr>
          <w:rFonts w:asciiTheme="minorHAnsi" w:hAnsiTheme="minorHAnsi" w:cstheme="minorHAnsi"/>
          <w:b/>
          <w:bCs/>
        </w:rPr>
        <w:t>.</w:t>
      </w:r>
      <w:r>
        <w:rPr>
          <w:rFonts w:asciiTheme="minorHAnsi" w:hAnsiTheme="minorHAnsi" w:cstheme="minorHAnsi"/>
          <w:b/>
          <w:bCs/>
        </w:rPr>
        <w:t>1</w:t>
      </w:r>
      <w:r w:rsidRPr="00313ED5">
        <w:rPr>
          <w:rFonts w:asciiTheme="minorHAnsi" w:hAnsiTheme="minorHAnsi" w:cstheme="minorHAnsi"/>
          <w:b/>
          <w:bCs/>
        </w:rPr>
        <w:t>.</w:t>
      </w:r>
      <w:r>
        <w:rPr>
          <w:rFonts w:asciiTheme="minorHAnsi" w:hAnsiTheme="minorHAnsi" w:cstheme="minorHAnsi"/>
          <w:b/>
          <w:bCs/>
        </w:rPr>
        <w:t>2</w:t>
      </w:r>
      <w:r w:rsidRPr="00313ED5">
        <w:rPr>
          <w:rFonts w:asciiTheme="minorHAnsi" w:hAnsiTheme="minorHAnsi" w:cstheme="minorHAnsi"/>
          <w:b/>
          <w:bCs/>
        </w:rPr>
        <w:t xml:space="preserve"> Requirement definition</w:t>
      </w:r>
      <w:r>
        <w:rPr>
          <w:rFonts w:asciiTheme="minorHAnsi" w:hAnsiTheme="minorHAnsi" w:cstheme="minorHAnsi"/>
          <w:b/>
          <w:bCs/>
        </w:rPr>
        <w:t>:</w:t>
      </w:r>
    </w:p>
    <w:p w14:paraId="44143433" w14:textId="77777777" w:rsidR="007B2242" w:rsidRDefault="007B2242" w:rsidP="00E11AF7">
      <w:pPr>
        <w:ind w:firstLine="720"/>
        <w:rPr>
          <w:rFonts w:asciiTheme="minorHAnsi" w:hAnsiTheme="minorHAnsi" w:cstheme="minorHAnsi"/>
          <w:b/>
          <w:bCs/>
        </w:rPr>
      </w:pPr>
    </w:p>
    <w:p w14:paraId="25FA67E7" w14:textId="3D71B88B" w:rsidR="007B2242" w:rsidRDefault="007B2242" w:rsidP="00C64DEB">
      <w:pPr>
        <w:pStyle w:val="ListParagraph"/>
        <w:numPr>
          <w:ilvl w:val="0"/>
          <w:numId w:val="15"/>
        </w:numPr>
        <w:rPr>
          <w:rFonts w:asciiTheme="minorHAnsi" w:hAnsiTheme="minorHAnsi" w:cstheme="minorHAnsi"/>
        </w:rPr>
      </w:pPr>
      <w:r w:rsidRPr="007B2242">
        <w:rPr>
          <w:rFonts w:asciiTheme="minorHAnsi" w:hAnsiTheme="minorHAnsi" w:cstheme="minorHAnsi"/>
        </w:rPr>
        <w:t>New section must be created for “Securities Lending”</w:t>
      </w:r>
    </w:p>
    <w:p w14:paraId="7B02DB79" w14:textId="2B988B27" w:rsidR="00CC1AD1" w:rsidRDefault="00CC1AD1" w:rsidP="00C64DEB">
      <w:pPr>
        <w:pStyle w:val="ListParagraph"/>
        <w:numPr>
          <w:ilvl w:val="0"/>
          <w:numId w:val="15"/>
        </w:numPr>
        <w:rPr>
          <w:rFonts w:asciiTheme="minorHAnsi" w:hAnsiTheme="minorHAnsi" w:cstheme="minorHAnsi"/>
        </w:rPr>
      </w:pPr>
      <w:r>
        <w:rPr>
          <w:rFonts w:asciiTheme="minorHAnsi" w:hAnsiTheme="minorHAnsi" w:cstheme="minorHAnsi"/>
        </w:rPr>
        <w:t>The “Securities Lending” section should be placed before the “Fees” section</w:t>
      </w:r>
    </w:p>
    <w:p w14:paraId="41273F42" w14:textId="0FF0028B" w:rsidR="00CC1AD1" w:rsidRDefault="00B97A35" w:rsidP="00C64DEB">
      <w:pPr>
        <w:pStyle w:val="ListParagraph"/>
        <w:numPr>
          <w:ilvl w:val="0"/>
          <w:numId w:val="15"/>
        </w:numPr>
        <w:rPr>
          <w:rFonts w:asciiTheme="minorHAnsi" w:hAnsiTheme="minorHAnsi" w:cstheme="minorHAnsi"/>
        </w:rPr>
      </w:pPr>
      <w:r>
        <w:rPr>
          <w:rFonts w:asciiTheme="minorHAnsi" w:hAnsiTheme="minorHAnsi" w:cstheme="minorHAnsi"/>
        </w:rPr>
        <w:t xml:space="preserve">The “Securities Lending” section should have a table with the following </w:t>
      </w:r>
      <w:proofErr w:type="spellStart"/>
      <w:r>
        <w:rPr>
          <w:rFonts w:asciiTheme="minorHAnsi" w:hAnsiTheme="minorHAnsi" w:cstheme="minorHAnsi"/>
        </w:rPr>
        <w:t>colunms</w:t>
      </w:r>
      <w:proofErr w:type="spellEnd"/>
      <w:r>
        <w:rPr>
          <w:rFonts w:asciiTheme="minorHAnsi" w:hAnsiTheme="minorHAnsi" w:cstheme="minorHAnsi"/>
        </w:rPr>
        <w:t>:</w:t>
      </w:r>
    </w:p>
    <w:p w14:paraId="4F4761CD" w14:textId="77777777" w:rsidR="00A81A13" w:rsidRPr="00A81A13" w:rsidRDefault="00A81A13" w:rsidP="00C64DEB">
      <w:pPr>
        <w:pStyle w:val="ListParagraph"/>
        <w:numPr>
          <w:ilvl w:val="1"/>
          <w:numId w:val="15"/>
        </w:numPr>
        <w:rPr>
          <w:rFonts w:asciiTheme="minorHAnsi" w:hAnsiTheme="minorHAnsi" w:cstheme="minorHAnsi"/>
          <w:lang w:val="en-US"/>
        </w:rPr>
      </w:pPr>
      <w:r w:rsidRPr="00A81A13">
        <w:rPr>
          <w:rFonts w:asciiTheme="minorHAnsi" w:hAnsiTheme="minorHAnsi" w:cstheme="minorHAnsi"/>
          <w:lang w:val="en-US"/>
        </w:rPr>
        <w:t>Payment Date</w:t>
      </w:r>
    </w:p>
    <w:p w14:paraId="007FCD25" w14:textId="78C588DA" w:rsidR="00A81A13" w:rsidRPr="00A81A13" w:rsidRDefault="00A81A13" w:rsidP="00C64DEB">
      <w:pPr>
        <w:pStyle w:val="ListParagraph"/>
        <w:numPr>
          <w:ilvl w:val="1"/>
          <w:numId w:val="15"/>
        </w:numPr>
        <w:rPr>
          <w:rFonts w:asciiTheme="minorHAnsi" w:hAnsiTheme="minorHAnsi" w:cstheme="minorHAnsi"/>
          <w:lang w:val="en-US"/>
        </w:rPr>
      </w:pPr>
      <w:r w:rsidRPr="00A81A13">
        <w:rPr>
          <w:rFonts w:asciiTheme="minorHAnsi" w:hAnsiTheme="minorHAnsi" w:cstheme="minorHAnsi"/>
          <w:lang w:val="en-US"/>
        </w:rPr>
        <w:t>Payment Type</w:t>
      </w:r>
      <w:proofErr w:type="gramStart"/>
      <w:r>
        <w:rPr>
          <w:rFonts w:asciiTheme="minorHAnsi" w:hAnsiTheme="minorHAnsi" w:cstheme="minorHAnsi"/>
          <w:lang w:val="en-US"/>
        </w:rPr>
        <w:t xml:space="preserve">: </w:t>
      </w:r>
      <w:r w:rsidRPr="00A81A13">
        <w:rPr>
          <w:rFonts w:asciiTheme="minorHAnsi" w:hAnsiTheme="minorHAnsi" w:cstheme="minorHAnsi"/>
          <w:lang w:val="en-US"/>
        </w:rPr>
        <w:t xml:space="preserve"> "</w:t>
      </w:r>
      <w:proofErr w:type="gramEnd"/>
      <w:r w:rsidRPr="00A81A13">
        <w:rPr>
          <w:rFonts w:asciiTheme="minorHAnsi" w:hAnsiTheme="minorHAnsi" w:cstheme="minorHAnsi"/>
          <w:lang w:val="en-US"/>
        </w:rPr>
        <w:t>Fee Income"</w:t>
      </w:r>
      <w:r>
        <w:rPr>
          <w:rFonts w:asciiTheme="minorHAnsi" w:hAnsiTheme="minorHAnsi" w:cstheme="minorHAnsi"/>
          <w:lang w:val="en-US"/>
        </w:rPr>
        <w:t xml:space="preserve"> by default</w:t>
      </w:r>
    </w:p>
    <w:p w14:paraId="41EDA57C" w14:textId="451F1559" w:rsidR="00A81A13" w:rsidRPr="00A81A13" w:rsidRDefault="00A81A13" w:rsidP="00C64DEB">
      <w:pPr>
        <w:pStyle w:val="ListParagraph"/>
        <w:numPr>
          <w:ilvl w:val="1"/>
          <w:numId w:val="15"/>
        </w:numPr>
        <w:rPr>
          <w:rFonts w:asciiTheme="minorHAnsi" w:hAnsiTheme="minorHAnsi" w:cstheme="minorHAnsi"/>
          <w:lang w:val="en-US"/>
        </w:rPr>
      </w:pPr>
      <w:r w:rsidRPr="00A81A13">
        <w:rPr>
          <w:rFonts w:asciiTheme="minorHAnsi" w:hAnsiTheme="minorHAnsi" w:cstheme="minorHAnsi"/>
          <w:lang w:val="en-US"/>
        </w:rPr>
        <w:t>Description</w:t>
      </w:r>
      <w:r>
        <w:rPr>
          <w:rFonts w:asciiTheme="minorHAnsi" w:hAnsiTheme="minorHAnsi" w:cstheme="minorHAnsi"/>
          <w:lang w:val="en-US"/>
        </w:rPr>
        <w:t xml:space="preserve">: </w:t>
      </w:r>
      <w:r w:rsidRPr="00A81A13">
        <w:rPr>
          <w:rFonts w:asciiTheme="minorHAnsi" w:hAnsiTheme="minorHAnsi" w:cstheme="minorHAnsi"/>
          <w:lang w:val="en-US"/>
        </w:rPr>
        <w:t>"Security Lending Income - Month name"</w:t>
      </w:r>
      <w:r>
        <w:rPr>
          <w:rFonts w:asciiTheme="minorHAnsi" w:hAnsiTheme="minorHAnsi" w:cstheme="minorHAnsi"/>
          <w:lang w:val="en-US"/>
        </w:rPr>
        <w:t xml:space="preserve"> b</w:t>
      </w:r>
      <w:r w:rsidR="00BD610E">
        <w:rPr>
          <w:rFonts w:asciiTheme="minorHAnsi" w:hAnsiTheme="minorHAnsi" w:cstheme="minorHAnsi"/>
          <w:lang w:val="en-US"/>
        </w:rPr>
        <w:t>y</w:t>
      </w:r>
      <w:r>
        <w:rPr>
          <w:rFonts w:asciiTheme="minorHAnsi" w:hAnsiTheme="minorHAnsi" w:cstheme="minorHAnsi"/>
          <w:lang w:val="en-US"/>
        </w:rPr>
        <w:t xml:space="preserve"> default</w:t>
      </w:r>
    </w:p>
    <w:p w14:paraId="54F263DB" w14:textId="6CA675E2" w:rsidR="00A81A13" w:rsidRPr="00A81A13" w:rsidRDefault="00A81A13" w:rsidP="00C64DEB">
      <w:pPr>
        <w:pStyle w:val="ListParagraph"/>
        <w:numPr>
          <w:ilvl w:val="1"/>
          <w:numId w:val="15"/>
        </w:numPr>
        <w:rPr>
          <w:rFonts w:asciiTheme="minorHAnsi" w:hAnsiTheme="minorHAnsi" w:cstheme="minorHAnsi"/>
          <w:lang w:val="en-US"/>
        </w:rPr>
      </w:pPr>
      <w:r w:rsidRPr="00A81A13">
        <w:rPr>
          <w:rFonts w:asciiTheme="minorHAnsi" w:hAnsiTheme="minorHAnsi" w:cstheme="minorHAnsi"/>
          <w:lang w:val="en-US"/>
        </w:rPr>
        <w:t>Currency</w:t>
      </w:r>
      <w:r>
        <w:rPr>
          <w:rFonts w:asciiTheme="minorHAnsi" w:hAnsiTheme="minorHAnsi" w:cstheme="minorHAnsi"/>
          <w:lang w:val="en-US"/>
        </w:rPr>
        <w:t>: “USD”</w:t>
      </w:r>
    </w:p>
    <w:p w14:paraId="71EDBDBE" w14:textId="77777777" w:rsidR="00A81A13" w:rsidRPr="00A81A13" w:rsidRDefault="00A81A13" w:rsidP="00C64DEB">
      <w:pPr>
        <w:pStyle w:val="ListParagraph"/>
        <w:numPr>
          <w:ilvl w:val="1"/>
          <w:numId w:val="15"/>
        </w:numPr>
        <w:rPr>
          <w:rFonts w:asciiTheme="minorHAnsi" w:hAnsiTheme="minorHAnsi" w:cstheme="minorHAnsi"/>
          <w:lang w:val="en-US"/>
        </w:rPr>
      </w:pPr>
      <w:r w:rsidRPr="00A81A13">
        <w:rPr>
          <w:rFonts w:asciiTheme="minorHAnsi" w:hAnsiTheme="minorHAnsi" w:cstheme="minorHAnsi"/>
          <w:lang w:val="en-US"/>
        </w:rPr>
        <w:lastRenderedPageBreak/>
        <w:t>Amount</w:t>
      </w:r>
    </w:p>
    <w:p w14:paraId="48952586" w14:textId="49055291" w:rsidR="00A81A13" w:rsidRPr="00A81A13" w:rsidRDefault="00A81A13" w:rsidP="00A81A13">
      <w:pPr>
        <w:pStyle w:val="ListParagraph"/>
        <w:rPr>
          <w:rFonts w:asciiTheme="minorHAnsi" w:hAnsiTheme="minorHAnsi" w:cstheme="minorHAnsi"/>
          <w:lang w:val="en-US"/>
        </w:rPr>
      </w:pPr>
    </w:p>
    <w:p w14:paraId="66880E53" w14:textId="77777777" w:rsidR="00A81A13" w:rsidRPr="007B2242" w:rsidRDefault="00A81A13" w:rsidP="00A81A13">
      <w:pPr>
        <w:pStyle w:val="ListParagraph"/>
        <w:rPr>
          <w:rFonts w:asciiTheme="minorHAnsi" w:hAnsiTheme="minorHAnsi" w:cstheme="minorHAnsi"/>
        </w:rPr>
      </w:pPr>
    </w:p>
    <w:p w14:paraId="441620E6" w14:textId="2953F1D2" w:rsidR="00E11AF7" w:rsidRDefault="00A81A13" w:rsidP="00A81A13">
      <w:pPr>
        <w:rPr>
          <w:rFonts w:asciiTheme="minorHAnsi" w:hAnsiTheme="minorHAnsi" w:cstheme="minorHAnsi"/>
        </w:rPr>
      </w:pPr>
      <w:r w:rsidRPr="00A81A13">
        <w:rPr>
          <w:rFonts w:asciiTheme="minorHAnsi" w:hAnsiTheme="minorHAnsi" w:cstheme="minorHAnsi"/>
        </w:rPr>
        <w:t>Hence, this section will display 12 payments per year</w:t>
      </w:r>
      <w:r w:rsidR="00BD610E">
        <w:rPr>
          <w:rFonts w:asciiTheme="minorHAnsi" w:hAnsiTheme="minorHAnsi" w:cstheme="minorHAnsi"/>
        </w:rPr>
        <w:t>.</w:t>
      </w:r>
    </w:p>
    <w:p w14:paraId="6E110B6E" w14:textId="77777777" w:rsidR="00BD610E" w:rsidRDefault="00BD610E" w:rsidP="00A81A13">
      <w:pPr>
        <w:rPr>
          <w:rFonts w:asciiTheme="minorHAnsi" w:hAnsiTheme="minorHAnsi" w:cstheme="minorHAnsi"/>
        </w:rPr>
      </w:pPr>
    </w:p>
    <w:p w14:paraId="0805AACA" w14:textId="77777777" w:rsidR="00BD610E" w:rsidRDefault="00BD610E" w:rsidP="00A81A13">
      <w:pPr>
        <w:rPr>
          <w:rFonts w:asciiTheme="minorHAnsi" w:hAnsiTheme="minorHAnsi" w:cstheme="minorHAnsi"/>
        </w:rPr>
      </w:pPr>
    </w:p>
    <w:p w14:paraId="58FE34D5" w14:textId="061B4D42" w:rsidR="00BD610E" w:rsidRDefault="00BD610E" w:rsidP="00A81A13">
      <w:pPr>
        <w:rPr>
          <w:rFonts w:asciiTheme="minorHAnsi" w:hAnsiTheme="minorHAnsi" w:cstheme="minorHAnsi"/>
          <w:b/>
          <w:bCs/>
          <w:color w:val="F79646" w:themeColor="accent6"/>
          <w:u w:val="single"/>
        </w:rPr>
      </w:pPr>
      <w:r>
        <w:rPr>
          <w:rFonts w:asciiTheme="minorHAnsi" w:hAnsiTheme="minorHAnsi" w:cstheme="minorHAnsi"/>
          <w:b/>
          <w:bCs/>
          <w:color w:val="F79646" w:themeColor="accent6"/>
          <w:u w:val="single"/>
        </w:rPr>
        <w:t>Management Dashboard</w:t>
      </w:r>
    </w:p>
    <w:p w14:paraId="3DE1F455" w14:textId="77777777" w:rsidR="00BD610E" w:rsidRDefault="00BD610E" w:rsidP="00A81A13">
      <w:pPr>
        <w:rPr>
          <w:rFonts w:asciiTheme="minorHAnsi" w:hAnsiTheme="minorHAnsi" w:cstheme="minorHAnsi"/>
          <w:b/>
          <w:bCs/>
          <w:color w:val="F79646" w:themeColor="accent6"/>
          <w:u w:val="single"/>
        </w:rPr>
      </w:pPr>
    </w:p>
    <w:p w14:paraId="516B37E6" w14:textId="09FDD8F4" w:rsidR="00BD610E" w:rsidRDefault="00BD610E" w:rsidP="00BD610E">
      <w:pPr>
        <w:rPr>
          <w:rFonts w:ascii="Arial" w:hAnsi="Arial" w:cs="Arial"/>
        </w:rPr>
      </w:pPr>
      <w:r>
        <w:rPr>
          <w:rFonts w:asciiTheme="minorHAnsi" w:hAnsiTheme="minorHAnsi" w:cstheme="minorHAnsi"/>
          <w:b/>
          <w:bCs/>
        </w:rPr>
        <w:t>5</w:t>
      </w:r>
      <w:r w:rsidRPr="00313ED5">
        <w:rPr>
          <w:rFonts w:asciiTheme="minorHAnsi" w:hAnsiTheme="minorHAnsi" w:cstheme="minorHAnsi"/>
          <w:b/>
          <w:bCs/>
        </w:rPr>
        <w:t>.</w:t>
      </w:r>
      <w:r w:rsidR="00B86242">
        <w:rPr>
          <w:rFonts w:asciiTheme="minorHAnsi" w:hAnsiTheme="minorHAnsi" w:cstheme="minorHAnsi"/>
          <w:b/>
          <w:bCs/>
        </w:rPr>
        <w:t>2</w:t>
      </w:r>
      <w:r w:rsidRPr="00313ED5">
        <w:rPr>
          <w:rFonts w:asciiTheme="minorHAnsi" w:hAnsiTheme="minorHAnsi" w:cstheme="minorHAnsi"/>
          <w:b/>
          <w:bCs/>
        </w:rPr>
        <w:t>.</w:t>
      </w:r>
      <w:r w:rsidR="00B86242">
        <w:rPr>
          <w:rFonts w:asciiTheme="minorHAnsi" w:hAnsiTheme="minorHAnsi" w:cstheme="minorHAnsi"/>
          <w:b/>
          <w:bCs/>
        </w:rPr>
        <w:t>1</w:t>
      </w:r>
      <w:r w:rsidRPr="00313ED5">
        <w:rPr>
          <w:rFonts w:asciiTheme="minorHAnsi" w:hAnsiTheme="minorHAnsi" w:cstheme="minorHAnsi"/>
          <w:b/>
          <w:bCs/>
        </w:rPr>
        <w:t xml:space="preserve"> Functional Background.</w:t>
      </w:r>
      <w:r>
        <w:rPr>
          <w:rFonts w:ascii="Arial" w:hAnsi="Arial" w:cs="Arial"/>
        </w:rPr>
        <w:t xml:space="preserve"> </w:t>
      </w:r>
    </w:p>
    <w:p w14:paraId="1F608D43" w14:textId="41EFF28C" w:rsidR="00BD610E" w:rsidRDefault="00BD610E" w:rsidP="00BD610E">
      <w:pPr>
        <w:spacing w:after="120"/>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t xml:space="preserve">Senior Management requested a new dashboard to be created in Tableau </w:t>
      </w:r>
      <w:r w:rsidR="00B86242">
        <w:rPr>
          <w:rFonts w:ascii="Calibri Light" w:eastAsia="Calibri" w:hAnsi="Calibri Light" w:cs="Tw Cen MT"/>
          <w:color w:val="000000"/>
          <w:sz w:val="22"/>
          <w:szCs w:val="23"/>
        </w:rPr>
        <w:t>to monitor the sec lending activity.</w:t>
      </w:r>
    </w:p>
    <w:p w14:paraId="3386938B" w14:textId="77777777" w:rsidR="00BD610E" w:rsidRPr="00A81A13" w:rsidRDefault="00BD610E" w:rsidP="00A81A13">
      <w:pPr>
        <w:rPr>
          <w:rFonts w:asciiTheme="minorHAnsi" w:hAnsiTheme="minorHAnsi" w:cstheme="minorHAnsi"/>
        </w:rPr>
      </w:pPr>
    </w:p>
    <w:p w14:paraId="33DA2E68" w14:textId="77777777" w:rsidR="00B86242" w:rsidRPr="00B86242" w:rsidRDefault="00B86242" w:rsidP="00B86242">
      <w:pPr>
        <w:rPr>
          <w:rFonts w:ascii="Arial" w:hAnsi="Arial" w:cs="Arial"/>
        </w:rPr>
      </w:pPr>
      <w:bookmarkStart w:id="15" w:name="_Toc532806370"/>
      <w:bookmarkStart w:id="16" w:name="_Toc137351812"/>
      <w:bookmarkEnd w:id="15"/>
    </w:p>
    <w:p w14:paraId="5433083F" w14:textId="379E7C80" w:rsidR="00B86242" w:rsidRDefault="00B86242" w:rsidP="00B86242">
      <w:pPr>
        <w:rPr>
          <w:rFonts w:asciiTheme="minorHAnsi" w:hAnsiTheme="minorHAnsi" w:cstheme="minorHAnsi"/>
          <w:b/>
          <w:bCs/>
        </w:rPr>
      </w:pPr>
      <w:r w:rsidRPr="00B86242">
        <w:rPr>
          <w:rFonts w:asciiTheme="minorHAnsi" w:hAnsiTheme="minorHAnsi" w:cstheme="minorHAnsi"/>
          <w:b/>
          <w:bCs/>
        </w:rPr>
        <w:t>5.</w:t>
      </w:r>
      <w:r>
        <w:rPr>
          <w:rFonts w:asciiTheme="minorHAnsi" w:hAnsiTheme="minorHAnsi" w:cstheme="minorHAnsi"/>
          <w:b/>
          <w:bCs/>
        </w:rPr>
        <w:t>2</w:t>
      </w:r>
      <w:r w:rsidRPr="00B86242">
        <w:rPr>
          <w:rFonts w:asciiTheme="minorHAnsi" w:hAnsiTheme="minorHAnsi" w:cstheme="minorHAnsi"/>
          <w:b/>
          <w:bCs/>
        </w:rPr>
        <w:t>.2 Requirement definition:</w:t>
      </w:r>
    </w:p>
    <w:p w14:paraId="64280A78" w14:textId="77777777" w:rsidR="00B86242" w:rsidRDefault="00B86242" w:rsidP="00B86242">
      <w:pPr>
        <w:rPr>
          <w:rFonts w:asciiTheme="minorHAnsi" w:hAnsiTheme="minorHAnsi" w:cstheme="minorHAnsi"/>
          <w:b/>
          <w:bCs/>
        </w:rPr>
      </w:pPr>
    </w:p>
    <w:p w14:paraId="36BCF594" w14:textId="50F4405A" w:rsidR="00B86242" w:rsidRPr="00D80867" w:rsidRDefault="00B86242" w:rsidP="00B86242">
      <w:pPr>
        <w:rPr>
          <w:rFonts w:asciiTheme="minorHAnsi" w:hAnsiTheme="minorHAnsi" w:cstheme="minorHAnsi"/>
          <w:b/>
          <w:bCs/>
          <w:color w:val="00B050"/>
        </w:rPr>
      </w:pPr>
      <w:r w:rsidRPr="00D80867">
        <w:rPr>
          <w:rFonts w:asciiTheme="minorHAnsi" w:hAnsiTheme="minorHAnsi" w:cstheme="minorHAnsi"/>
          <w:b/>
          <w:bCs/>
          <w:color w:val="00B050"/>
        </w:rPr>
        <w:t>For IT T24,</w:t>
      </w:r>
    </w:p>
    <w:p w14:paraId="03458BDD" w14:textId="77777777" w:rsidR="00B86242" w:rsidRDefault="00B86242" w:rsidP="00B86242">
      <w:pPr>
        <w:rPr>
          <w:rFonts w:asciiTheme="minorHAnsi" w:hAnsiTheme="minorHAnsi" w:cstheme="minorHAnsi"/>
          <w:b/>
          <w:bCs/>
        </w:rPr>
      </w:pPr>
    </w:p>
    <w:p w14:paraId="64D4C89C" w14:textId="17870749" w:rsidR="00B86242" w:rsidRDefault="00B86242" w:rsidP="00C64DEB">
      <w:pPr>
        <w:pStyle w:val="ListParagraph"/>
        <w:numPr>
          <w:ilvl w:val="0"/>
          <w:numId w:val="16"/>
        </w:numPr>
        <w:rPr>
          <w:rFonts w:asciiTheme="minorHAnsi" w:hAnsiTheme="minorHAnsi" w:cstheme="minorHAnsi"/>
        </w:rPr>
      </w:pPr>
      <w:r w:rsidRPr="00537F50">
        <w:rPr>
          <w:rFonts w:asciiTheme="minorHAnsi" w:hAnsiTheme="minorHAnsi" w:cstheme="minorHAnsi"/>
        </w:rPr>
        <w:t>The “Loan Position</w:t>
      </w:r>
      <w:r w:rsidR="00537F50" w:rsidRPr="00537F50">
        <w:rPr>
          <w:rFonts w:asciiTheme="minorHAnsi" w:hAnsiTheme="minorHAnsi" w:cstheme="minorHAnsi"/>
        </w:rPr>
        <w:t xml:space="preserve"> report” received from JP Morgan should be make available for the Tableau team. The report can be sent to the existing folder shared with Tableau as indicated below:</w:t>
      </w:r>
    </w:p>
    <w:p w14:paraId="44CD8224" w14:textId="77777777" w:rsidR="00F43682" w:rsidRDefault="00F43682" w:rsidP="00F43682">
      <w:pPr>
        <w:pStyle w:val="ListParagraph"/>
        <w:rPr>
          <w:rFonts w:asciiTheme="minorHAnsi" w:hAnsiTheme="minorHAnsi" w:cstheme="minorHAnsi"/>
        </w:rPr>
      </w:pPr>
    </w:p>
    <w:p w14:paraId="7861842B" w14:textId="61BBEE6B" w:rsidR="00F43682" w:rsidRDefault="00F43682" w:rsidP="00F43682">
      <w:pPr>
        <w:rPr>
          <w:rFonts w:asciiTheme="minorHAnsi" w:hAnsiTheme="minorHAnsi" w:cstheme="minorHAnsi"/>
        </w:rPr>
      </w:pPr>
      <w:r w:rsidRPr="008D6B0A">
        <w:rPr>
          <w:noProof/>
        </w:rPr>
        <w:drawing>
          <wp:inline distT="0" distB="0" distL="0" distR="0" wp14:anchorId="01B66AEC" wp14:editId="0F1625D9">
            <wp:extent cx="5486400" cy="1775460"/>
            <wp:effectExtent l="0" t="0" r="0" b="0"/>
            <wp:docPr id="97341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18465" name=""/>
                    <pic:cNvPicPr/>
                  </pic:nvPicPr>
                  <pic:blipFill>
                    <a:blip r:embed="rId22"/>
                    <a:stretch>
                      <a:fillRect/>
                    </a:stretch>
                  </pic:blipFill>
                  <pic:spPr>
                    <a:xfrm>
                      <a:off x="0" y="0"/>
                      <a:ext cx="5486400" cy="1775460"/>
                    </a:xfrm>
                    <a:prstGeom prst="rect">
                      <a:avLst/>
                    </a:prstGeom>
                  </pic:spPr>
                </pic:pic>
              </a:graphicData>
            </a:graphic>
          </wp:inline>
        </w:drawing>
      </w:r>
    </w:p>
    <w:p w14:paraId="7FAF14AB" w14:textId="77777777" w:rsidR="00F43682" w:rsidRDefault="00F43682" w:rsidP="00F43682">
      <w:pPr>
        <w:rPr>
          <w:rFonts w:asciiTheme="minorHAnsi" w:hAnsiTheme="minorHAnsi" w:cstheme="minorHAnsi"/>
        </w:rPr>
      </w:pPr>
    </w:p>
    <w:p w14:paraId="1F1118E0" w14:textId="77777777" w:rsidR="00F43682" w:rsidRPr="00F43682" w:rsidRDefault="00F43682" w:rsidP="00F43682">
      <w:pPr>
        <w:rPr>
          <w:rFonts w:asciiTheme="minorHAnsi" w:hAnsiTheme="minorHAnsi" w:cstheme="minorHAnsi"/>
        </w:rPr>
      </w:pPr>
    </w:p>
    <w:p w14:paraId="6D6A5E6E" w14:textId="7F5DC1CF" w:rsidR="00AE0116" w:rsidRPr="00A0055A" w:rsidRDefault="00AE0116" w:rsidP="00C64DEB">
      <w:pPr>
        <w:pStyle w:val="ListParagraph"/>
        <w:numPr>
          <w:ilvl w:val="0"/>
          <w:numId w:val="16"/>
        </w:numPr>
        <w:rPr>
          <w:rFonts w:asciiTheme="minorHAnsi" w:hAnsiTheme="minorHAnsi" w:cstheme="minorHAnsi"/>
          <w:b/>
          <w:bCs/>
          <w:u w:val="single"/>
        </w:rPr>
      </w:pPr>
      <w:r>
        <w:rPr>
          <w:rFonts w:asciiTheme="minorHAnsi" w:hAnsiTheme="minorHAnsi" w:cstheme="minorHAnsi"/>
        </w:rPr>
        <w:t xml:space="preserve">In the files shared with MEDEA, we need to aggregate the depository </w:t>
      </w:r>
      <w:r w:rsidR="00937D3E">
        <w:rPr>
          <w:rFonts w:asciiTheme="minorHAnsi" w:hAnsiTheme="minorHAnsi" w:cstheme="minorHAnsi"/>
        </w:rPr>
        <w:t xml:space="preserve">field </w:t>
      </w:r>
      <w:r>
        <w:rPr>
          <w:rFonts w:asciiTheme="minorHAnsi" w:hAnsiTheme="minorHAnsi" w:cstheme="minorHAnsi"/>
        </w:rPr>
        <w:t>to each client position</w:t>
      </w:r>
      <w:r w:rsidR="00937D3E">
        <w:rPr>
          <w:rFonts w:asciiTheme="minorHAnsi" w:hAnsiTheme="minorHAnsi" w:cstheme="minorHAnsi"/>
        </w:rPr>
        <w:t xml:space="preserve"> (to calculate the total Assets </w:t>
      </w:r>
      <w:r w:rsidR="0091225E">
        <w:rPr>
          <w:rFonts w:asciiTheme="minorHAnsi" w:hAnsiTheme="minorHAnsi" w:cstheme="minorHAnsi"/>
        </w:rPr>
        <w:t>Available for lending)</w:t>
      </w:r>
      <w:r w:rsidR="00A0055A">
        <w:rPr>
          <w:rFonts w:asciiTheme="minorHAnsi" w:hAnsiTheme="minorHAnsi" w:cstheme="minorHAnsi"/>
        </w:rPr>
        <w:t xml:space="preserve">. </w:t>
      </w:r>
      <w:r w:rsidR="00A0055A" w:rsidRPr="00A0055A">
        <w:rPr>
          <w:rFonts w:asciiTheme="minorHAnsi" w:hAnsiTheme="minorHAnsi" w:cstheme="minorHAnsi"/>
          <w:b/>
          <w:bCs/>
          <w:u w:val="single"/>
        </w:rPr>
        <w:t>We should add this information to field 78.</w:t>
      </w:r>
    </w:p>
    <w:p w14:paraId="5AB3CAFE" w14:textId="77777777" w:rsidR="008D6B0A" w:rsidRDefault="008D6B0A" w:rsidP="008D6B0A">
      <w:pPr>
        <w:rPr>
          <w:rFonts w:asciiTheme="minorHAnsi" w:hAnsiTheme="minorHAnsi" w:cstheme="minorHAnsi"/>
        </w:rPr>
      </w:pPr>
    </w:p>
    <w:p w14:paraId="3056AF21" w14:textId="5F01B797" w:rsidR="00AE0116" w:rsidRPr="00AE0116" w:rsidRDefault="00AE0116" w:rsidP="00AE0116">
      <w:pPr>
        <w:jc w:val="center"/>
        <w:rPr>
          <w:rFonts w:asciiTheme="minorHAnsi" w:hAnsiTheme="minorHAnsi" w:cstheme="minorHAnsi"/>
        </w:rPr>
      </w:pPr>
    </w:p>
    <w:p w14:paraId="47775A5E" w14:textId="661E0BAF" w:rsidR="00F43682" w:rsidRPr="00D80867" w:rsidRDefault="00F43682" w:rsidP="00F43682">
      <w:pPr>
        <w:rPr>
          <w:rFonts w:asciiTheme="minorHAnsi" w:hAnsiTheme="minorHAnsi" w:cstheme="minorHAnsi"/>
          <w:b/>
          <w:bCs/>
          <w:color w:val="00B050"/>
        </w:rPr>
      </w:pPr>
      <w:r w:rsidRPr="00D80867">
        <w:rPr>
          <w:rFonts w:asciiTheme="minorHAnsi" w:hAnsiTheme="minorHAnsi" w:cstheme="minorHAnsi"/>
          <w:b/>
          <w:bCs/>
          <w:color w:val="00B050"/>
        </w:rPr>
        <w:t xml:space="preserve">For Business </w:t>
      </w:r>
      <w:proofErr w:type="spellStart"/>
      <w:r w:rsidRPr="00D80867">
        <w:rPr>
          <w:rFonts w:asciiTheme="minorHAnsi" w:hAnsiTheme="minorHAnsi" w:cstheme="minorHAnsi"/>
          <w:b/>
          <w:bCs/>
          <w:color w:val="00B050"/>
        </w:rPr>
        <w:t>Inteligence</w:t>
      </w:r>
      <w:proofErr w:type="spellEnd"/>
      <w:r w:rsidRPr="00D80867">
        <w:rPr>
          <w:rFonts w:asciiTheme="minorHAnsi" w:hAnsiTheme="minorHAnsi" w:cstheme="minorHAnsi"/>
          <w:b/>
          <w:bCs/>
          <w:color w:val="00B050"/>
        </w:rPr>
        <w:t>,</w:t>
      </w:r>
    </w:p>
    <w:p w14:paraId="7E11E1B3" w14:textId="77777777" w:rsidR="00F43682" w:rsidRDefault="00F43682" w:rsidP="00F43682">
      <w:pPr>
        <w:rPr>
          <w:rFonts w:asciiTheme="minorHAnsi" w:hAnsiTheme="minorHAnsi" w:cstheme="minorHAnsi"/>
        </w:rPr>
      </w:pPr>
    </w:p>
    <w:p w14:paraId="6CDB5DA6" w14:textId="31FC9347" w:rsidR="00F43682" w:rsidRDefault="00F43682" w:rsidP="0091225E">
      <w:pPr>
        <w:rPr>
          <w:rFonts w:asciiTheme="minorHAnsi" w:hAnsiTheme="minorHAnsi" w:cstheme="minorHAnsi"/>
        </w:rPr>
      </w:pPr>
      <w:r w:rsidRPr="0091225E">
        <w:rPr>
          <w:rFonts w:asciiTheme="minorHAnsi" w:hAnsiTheme="minorHAnsi" w:cstheme="minorHAnsi"/>
        </w:rPr>
        <w:t xml:space="preserve">Using the data contained in the “Loan Position report” and the positions taken from MEDEA, the following rules must be </w:t>
      </w:r>
      <w:r w:rsidR="00937D3E" w:rsidRPr="0091225E">
        <w:rPr>
          <w:rFonts w:asciiTheme="minorHAnsi" w:hAnsiTheme="minorHAnsi" w:cstheme="minorHAnsi"/>
        </w:rPr>
        <w:t>applied to design the dashboard</w:t>
      </w:r>
      <w:r w:rsidR="0091225E">
        <w:rPr>
          <w:rFonts w:asciiTheme="minorHAnsi" w:hAnsiTheme="minorHAnsi" w:cstheme="minorHAnsi"/>
        </w:rPr>
        <w:t>:</w:t>
      </w:r>
    </w:p>
    <w:p w14:paraId="508E3500" w14:textId="77777777" w:rsidR="0091225E" w:rsidRDefault="0091225E" w:rsidP="0091225E">
      <w:pPr>
        <w:rPr>
          <w:rFonts w:asciiTheme="minorHAnsi" w:hAnsiTheme="minorHAnsi" w:cstheme="minorHAnsi"/>
        </w:rPr>
      </w:pPr>
    </w:p>
    <w:p w14:paraId="225A334D" w14:textId="275A0A0F" w:rsidR="0091225E" w:rsidRPr="00602256" w:rsidRDefault="00602256" w:rsidP="00C64DEB">
      <w:pPr>
        <w:pStyle w:val="ListParagraph"/>
        <w:numPr>
          <w:ilvl w:val="0"/>
          <w:numId w:val="17"/>
        </w:numPr>
        <w:rPr>
          <w:rFonts w:asciiTheme="minorHAnsi" w:hAnsiTheme="minorHAnsi" w:cstheme="minorHAnsi"/>
          <w:lang w:val="en-US"/>
        </w:rPr>
      </w:pPr>
      <w:r w:rsidRPr="00602256">
        <w:rPr>
          <w:rFonts w:asciiTheme="minorHAnsi" w:hAnsiTheme="minorHAnsi" w:cstheme="minorHAnsi"/>
          <w:u w:val="single"/>
          <w:lang w:val="en-US"/>
        </w:rPr>
        <w:t>Assets available for lending</w:t>
      </w:r>
      <w:r>
        <w:rPr>
          <w:rFonts w:asciiTheme="minorHAnsi" w:hAnsiTheme="minorHAnsi" w:cstheme="minorHAnsi"/>
          <w:u w:val="single"/>
          <w:lang w:val="en-US"/>
        </w:rPr>
        <w:t xml:space="preserve">: </w:t>
      </w:r>
      <w:r w:rsidR="0091225E" w:rsidRPr="00602256">
        <w:rPr>
          <w:rFonts w:asciiTheme="minorHAnsi" w:hAnsiTheme="minorHAnsi" w:cstheme="minorHAnsi"/>
        </w:rPr>
        <w:t xml:space="preserve">Using the depository field from MEDEA, </w:t>
      </w:r>
      <w:r w:rsidR="00213112" w:rsidRPr="00602256">
        <w:rPr>
          <w:rFonts w:asciiTheme="minorHAnsi" w:hAnsiTheme="minorHAnsi" w:cstheme="minorHAnsi"/>
        </w:rPr>
        <w:t>we can calculate the total Assets Available for lending by filtering the “IN depository”</w:t>
      </w:r>
      <w:r>
        <w:rPr>
          <w:rFonts w:asciiTheme="minorHAnsi" w:hAnsiTheme="minorHAnsi" w:cstheme="minorHAnsi"/>
        </w:rPr>
        <w:t xml:space="preserve"> and applying the 70% </w:t>
      </w:r>
      <w:proofErr w:type="gramStart"/>
      <w:r>
        <w:rPr>
          <w:rFonts w:asciiTheme="minorHAnsi" w:hAnsiTheme="minorHAnsi" w:cstheme="minorHAnsi"/>
        </w:rPr>
        <w:t>threshold;</w:t>
      </w:r>
      <w:proofErr w:type="gramEnd"/>
    </w:p>
    <w:p w14:paraId="5BB4BD27" w14:textId="4440B751" w:rsidR="00602256" w:rsidRPr="00602256" w:rsidRDefault="00602256" w:rsidP="00C64DEB">
      <w:pPr>
        <w:numPr>
          <w:ilvl w:val="0"/>
          <w:numId w:val="17"/>
        </w:numPr>
        <w:rPr>
          <w:rFonts w:asciiTheme="minorHAnsi" w:hAnsiTheme="minorHAnsi" w:cstheme="minorHAnsi"/>
          <w:lang w:val="en-US"/>
        </w:rPr>
      </w:pPr>
      <w:r w:rsidRPr="00602256">
        <w:rPr>
          <w:rFonts w:asciiTheme="minorHAnsi" w:hAnsiTheme="minorHAnsi" w:cstheme="minorHAnsi"/>
          <w:u w:val="single"/>
          <w:lang w:val="en-US"/>
        </w:rPr>
        <w:t>Lent Balances</w:t>
      </w:r>
      <w:r>
        <w:rPr>
          <w:rFonts w:asciiTheme="minorHAnsi" w:hAnsiTheme="minorHAnsi" w:cstheme="minorHAnsi"/>
          <w:u w:val="single"/>
          <w:lang w:val="en-US"/>
        </w:rPr>
        <w:t xml:space="preserve">: </w:t>
      </w:r>
      <w:r w:rsidRPr="00602256">
        <w:rPr>
          <w:rFonts w:asciiTheme="minorHAnsi" w:hAnsiTheme="minorHAnsi" w:cstheme="minorHAnsi"/>
          <w:lang w:val="en-US"/>
        </w:rPr>
        <w:t>Loan Position report (column P</w:t>
      </w:r>
      <w:r>
        <w:rPr>
          <w:rFonts w:asciiTheme="minorHAnsi" w:hAnsiTheme="minorHAnsi" w:cstheme="minorHAnsi"/>
          <w:lang w:val="en-US"/>
        </w:rPr>
        <w:t xml:space="preserve"> – Loan Market Value</w:t>
      </w:r>
      <w:proofErr w:type="gramStart"/>
      <w:r w:rsidRPr="00602256">
        <w:rPr>
          <w:rFonts w:asciiTheme="minorHAnsi" w:hAnsiTheme="minorHAnsi" w:cstheme="minorHAnsi"/>
          <w:lang w:val="en-US"/>
        </w:rPr>
        <w:t>)</w:t>
      </w:r>
      <w:r>
        <w:rPr>
          <w:rFonts w:asciiTheme="minorHAnsi" w:hAnsiTheme="minorHAnsi" w:cstheme="minorHAnsi"/>
          <w:lang w:val="en-US"/>
        </w:rPr>
        <w:t>;</w:t>
      </w:r>
      <w:proofErr w:type="gramEnd"/>
    </w:p>
    <w:p w14:paraId="7926356A" w14:textId="01C57E6A" w:rsidR="00602256" w:rsidRPr="00602256" w:rsidRDefault="00602256" w:rsidP="00C64DEB">
      <w:pPr>
        <w:numPr>
          <w:ilvl w:val="0"/>
          <w:numId w:val="18"/>
        </w:numPr>
        <w:rPr>
          <w:rFonts w:asciiTheme="minorHAnsi" w:hAnsiTheme="minorHAnsi" w:cstheme="minorHAnsi"/>
          <w:lang w:val="en-US"/>
        </w:rPr>
      </w:pPr>
      <w:r w:rsidRPr="00602256">
        <w:rPr>
          <w:rFonts w:asciiTheme="minorHAnsi" w:hAnsiTheme="minorHAnsi" w:cstheme="minorHAnsi"/>
          <w:u w:val="single"/>
          <w:lang w:val="en-US"/>
        </w:rPr>
        <w:t>Utilization rate (%)</w:t>
      </w:r>
      <w:r>
        <w:rPr>
          <w:rFonts w:asciiTheme="minorHAnsi" w:hAnsiTheme="minorHAnsi" w:cstheme="minorHAnsi"/>
          <w:u w:val="single"/>
          <w:lang w:val="en-US"/>
        </w:rPr>
        <w:t xml:space="preserve">: </w:t>
      </w:r>
      <w:r w:rsidRPr="00602256">
        <w:rPr>
          <w:rFonts w:asciiTheme="minorHAnsi" w:hAnsiTheme="minorHAnsi" w:cstheme="minorHAnsi"/>
          <w:lang w:val="en-US"/>
        </w:rPr>
        <w:t>Lent balances / Assets Available for Lending (both above</w:t>
      </w:r>
      <w:proofErr w:type="gramStart"/>
      <w:r w:rsidRPr="00602256">
        <w:rPr>
          <w:rFonts w:asciiTheme="minorHAnsi" w:hAnsiTheme="minorHAnsi" w:cstheme="minorHAnsi"/>
          <w:lang w:val="en-US"/>
        </w:rPr>
        <w:t>)</w:t>
      </w:r>
      <w:r>
        <w:rPr>
          <w:rFonts w:asciiTheme="minorHAnsi" w:hAnsiTheme="minorHAnsi" w:cstheme="minorHAnsi"/>
          <w:lang w:val="en-US"/>
        </w:rPr>
        <w:t>;</w:t>
      </w:r>
      <w:proofErr w:type="gramEnd"/>
    </w:p>
    <w:p w14:paraId="0FE5CC47" w14:textId="03BAA84D" w:rsidR="00C64DEB" w:rsidRPr="00602256" w:rsidRDefault="00602256" w:rsidP="00C64DEB">
      <w:pPr>
        <w:numPr>
          <w:ilvl w:val="1"/>
          <w:numId w:val="19"/>
        </w:numPr>
        <w:rPr>
          <w:rFonts w:asciiTheme="minorHAnsi" w:hAnsiTheme="minorHAnsi" w:cstheme="minorHAnsi"/>
          <w:lang w:val="en-US"/>
        </w:rPr>
      </w:pPr>
      <w:r w:rsidRPr="00602256">
        <w:rPr>
          <w:rFonts w:asciiTheme="minorHAnsi" w:hAnsiTheme="minorHAnsi" w:cstheme="minorHAnsi"/>
          <w:u w:val="single"/>
          <w:lang w:val="en-US"/>
        </w:rPr>
        <w:t>Average lending spread (bps) </w:t>
      </w:r>
      <w:r w:rsidR="00C64DEB" w:rsidRPr="00602256">
        <w:rPr>
          <w:rFonts w:asciiTheme="minorHAnsi" w:hAnsiTheme="minorHAnsi" w:cstheme="minorHAnsi"/>
          <w:lang w:val="en-US"/>
        </w:rPr>
        <w:t xml:space="preserve">Source = T24 (Loan position </w:t>
      </w:r>
      <w:r w:rsidR="00C64DEB" w:rsidRPr="00C64DEB">
        <w:rPr>
          <w:rFonts w:asciiTheme="minorHAnsi" w:hAnsiTheme="minorHAnsi" w:cstheme="minorHAnsi"/>
          <w:lang w:val="en-US"/>
        </w:rPr>
        <w:t>report</w:t>
      </w:r>
      <w:r w:rsidR="00C64DEB" w:rsidRPr="00602256">
        <w:rPr>
          <w:rFonts w:asciiTheme="minorHAnsi" w:hAnsiTheme="minorHAnsi" w:cstheme="minorHAnsi"/>
          <w:lang w:val="en-US"/>
        </w:rPr>
        <w:t>)</w:t>
      </w:r>
    </w:p>
    <w:p w14:paraId="7DDA80FA" w14:textId="52DED9B8" w:rsidR="00C64DEB" w:rsidRPr="00602256" w:rsidRDefault="00C64DEB" w:rsidP="00C64DEB">
      <w:pPr>
        <w:numPr>
          <w:ilvl w:val="2"/>
          <w:numId w:val="20"/>
        </w:numPr>
        <w:rPr>
          <w:rFonts w:asciiTheme="minorHAnsi" w:hAnsiTheme="minorHAnsi" w:cstheme="minorHAnsi"/>
          <w:lang w:val="en-US"/>
        </w:rPr>
      </w:pPr>
      <w:r w:rsidRPr="00602256">
        <w:rPr>
          <w:rFonts w:asciiTheme="minorHAnsi" w:hAnsiTheme="minorHAnsi" w:cstheme="minorHAnsi"/>
          <w:lang w:val="en-US"/>
        </w:rPr>
        <w:t>Gross Rate (including JPM, BSI + Clients) </w:t>
      </w:r>
      <w:r w:rsidRPr="009B7522">
        <w:rPr>
          <w:rFonts w:asciiTheme="minorHAnsi" w:hAnsiTheme="minorHAnsi" w:cstheme="minorHAnsi"/>
          <w:lang w:val="en-US"/>
        </w:rPr>
        <w:sym w:font="Wingdings" w:char="F0E0"/>
      </w:r>
      <w:r w:rsidRPr="00602256">
        <w:rPr>
          <w:rFonts w:asciiTheme="minorHAnsi" w:hAnsiTheme="minorHAnsi" w:cstheme="minorHAnsi"/>
          <w:lang w:val="en-US"/>
        </w:rPr>
        <w:t xml:space="preserve">  {(NET.EARNINGS (Column AA) / Aggregate Lent </w:t>
      </w:r>
      <w:proofErr w:type="gramStart"/>
      <w:r w:rsidRPr="00602256">
        <w:rPr>
          <w:rFonts w:asciiTheme="minorHAnsi" w:hAnsiTheme="minorHAnsi" w:cstheme="minorHAnsi"/>
          <w:lang w:val="en-US"/>
        </w:rPr>
        <w:t>Balances)*</w:t>
      </w:r>
      <w:proofErr w:type="gramEnd"/>
      <w:r w:rsidRPr="00602256">
        <w:rPr>
          <w:rFonts w:asciiTheme="minorHAnsi" w:hAnsiTheme="minorHAnsi" w:cstheme="minorHAnsi"/>
          <w:lang w:val="en-US"/>
        </w:rPr>
        <w:t>360}</w:t>
      </w:r>
    </w:p>
    <w:p w14:paraId="4292F812" w14:textId="1A7C7126" w:rsidR="00C64DEB" w:rsidRPr="00602256" w:rsidRDefault="00C64DEB" w:rsidP="00C64DEB">
      <w:pPr>
        <w:numPr>
          <w:ilvl w:val="3"/>
          <w:numId w:val="21"/>
        </w:numPr>
        <w:rPr>
          <w:rFonts w:asciiTheme="minorHAnsi" w:hAnsiTheme="minorHAnsi" w:cstheme="minorHAnsi"/>
          <w:lang w:val="en-US"/>
        </w:rPr>
      </w:pPr>
      <w:r w:rsidRPr="00602256">
        <w:rPr>
          <w:rFonts w:asciiTheme="minorHAnsi" w:hAnsiTheme="minorHAnsi" w:cstheme="minorHAnsi"/>
          <w:lang w:val="en-US"/>
        </w:rPr>
        <w:t>BSI Gross Rate (Includes BSI + Clients) </w:t>
      </w:r>
      <w:r w:rsidRPr="00C64DEB">
        <w:rPr>
          <w:rFonts w:asciiTheme="minorHAnsi" w:hAnsiTheme="minorHAnsi" w:cstheme="minorHAnsi"/>
          <w:lang w:val="en-US"/>
        </w:rPr>
        <w:sym w:font="Wingdings" w:char="F0E0"/>
      </w:r>
      <w:r w:rsidRPr="00602256">
        <w:rPr>
          <w:rFonts w:asciiTheme="minorHAnsi" w:hAnsiTheme="minorHAnsi" w:cstheme="minorHAnsi"/>
          <w:lang w:val="en-US"/>
        </w:rPr>
        <w:t xml:space="preserve">  Gross Rate (above) x 75% </w:t>
      </w:r>
    </w:p>
    <w:p w14:paraId="1B43B11E" w14:textId="36D1CD57" w:rsidR="00C64DEB" w:rsidRPr="00602256" w:rsidRDefault="00C64DEB" w:rsidP="00C64DEB">
      <w:pPr>
        <w:numPr>
          <w:ilvl w:val="3"/>
          <w:numId w:val="21"/>
        </w:numPr>
        <w:rPr>
          <w:rFonts w:asciiTheme="minorHAnsi" w:hAnsiTheme="minorHAnsi" w:cstheme="minorHAnsi"/>
          <w:lang w:val="en-US"/>
        </w:rPr>
      </w:pPr>
      <w:r w:rsidRPr="00602256">
        <w:rPr>
          <w:rFonts w:asciiTheme="minorHAnsi" w:hAnsiTheme="minorHAnsi" w:cstheme="minorHAnsi"/>
          <w:lang w:val="en-US"/>
        </w:rPr>
        <w:t>BSI Net Rate (Incudes BSI Bank Only) </w:t>
      </w:r>
      <w:r w:rsidRPr="00C64DEB">
        <w:rPr>
          <w:rFonts w:asciiTheme="minorHAnsi" w:hAnsiTheme="minorHAnsi" w:cstheme="minorHAnsi"/>
          <w:lang w:val="en-US"/>
        </w:rPr>
        <w:sym w:font="Wingdings" w:char="F0E0"/>
      </w:r>
      <w:r w:rsidRPr="00602256">
        <w:rPr>
          <w:rFonts w:asciiTheme="minorHAnsi" w:hAnsiTheme="minorHAnsi" w:cstheme="minorHAnsi"/>
          <w:lang w:val="en-US"/>
        </w:rPr>
        <w:t xml:space="preserve"> Gross Rate (above) x 56.25% </w:t>
      </w:r>
    </w:p>
    <w:p w14:paraId="0EEE98EE" w14:textId="76ED15BC" w:rsidR="00C64DEB" w:rsidRPr="00602256" w:rsidRDefault="00C64DEB" w:rsidP="00C64DEB">
      <w:pPr>
        <w:numPr>
          <w:ilvl w:val="3"/>
          <w:numId w:val="21"/>
        </w:numPr>
        <w:rPr>
          <w:rFonts w:asciiTheme="minorHAnsi" w:hAnsiTheme="minorHAnsi" w:cstheme="minorHAnsi"/>
          <w:lang w:val="en-US"/>
        </w:rPr>
      </w:pPr>
      <w:r w:rsidRPr="00602256">
        <w:rPr>
          <w:rFonts w:asciiTheme="minorHAnsi" w:hAnsiTheme="minorHAnsi" w:cstheme="minorHAnsi"/>
          <w:lang w:val="en-US"/>
        </w:rPr>
        <w:t>BSI Clients Rate (includes BSI Clients only)</w:t>
      </w:r>
      <w:r>
        <w:rPr>
          <w:rFonts w:asciiTheme="minorHAnsi" w:hAnsiTheme="minorHAnsi" w:cstheme="minorHAnsi"/>
          <w:lang w:val="en-US"/>
        </w:rPr>
        <w:t xml:space="preserve"> </w:t>
      </w:r>
      <w:r w:rsidRPr="00C64DEB">
        <w:rPr>
          <w:rFonts w:asciiTheme="minorHAnsi" w:hAnsiTheme="minorHAnsi" w:cstheme="minorHAnsi"/>
          <w:lang w:val="en-US"/>
        </w:rPr>
        <w:sym w:font="Wingdings" w:char="F0E0"/>
      </w:r>
      <w:r w:rsidRPr="00602256">
        <w:rPr>
          <w:rFonts w:asciiTheme="minorHAnsi" w:hAnsiTheme="minorHAnsi" w:cstheme="minorHAnsi"/>
          <w:lang w:val="en-US"/>
        </w:rPr>
        <w:t xml:space="preserve"> Gross Rate (above) x 18.75% </w:t>
      </w:r>
    </w:p>
    <w:p w14:paraId="440296D2" w14:textId="77777777" w:rsidR="00C64DEB" w:rsidRPr="00C64DEB" w:rsidRDefault="00C64DEB" w:rsidP="00C64DEB">
      <w:pPr>
        <w:ind w:left="720"/>
        <w:rPr>
          <w:rFonts w:asciiTheme="minorHAnsi" w:hAnsiTheme="minorHAnsi" w:cstheme="minorHAnsi"/>
          <w:lang w:val="en-US"/>
        </w:rPr>
      </w:pPr>
    </w:p>
    <w:p w14:paraId="1E2BAE7D" w14:textId="3260C171" w:rsidR="00C64DEB" w:rsidRPr="00602256" w:rsidRDefault="00C64DEB" w:rsidP="00C64DEB">
      <w:pPr>
        <w:ind w:left="720"/>
        <w:rPr>
          <w:rFonts w:asciiTheme="minorHAnsi" w:hAnsiTheme="minorHAnsi" w:cstheme="minorHAnsi"/>
          <w:lang w:val="en-US"/>
        </w:rPr>
      </w:pPr>
      <w:r w:rsidRPr="00602256">
        <w:rPr>
          <w:rFonts w:asciiTheme="minorHAnsi" w:hAnsiTheme="minorHAnsi" w:cstheme="minorHAnsi"/>
          <w:lang w:val="en-US"/>
        </w:rPr>
        <w:t>*</w:t>
      </w:r>
      <w:r w:rsidRPr="00C64DEB">
        <w:rPr>
          <w:rFonts w:asciiTheme="minorHAnsi" w:hAnsiTheme="minorHAnsi" w:cstheme="minorHAnsi"/>
          <w:lang w:val="en-US"/>
        </w:rPr>
        <w:t>These</w:t>
      </w:r>
      <w:r w:rsidRPr="00602256">
        <w:rPr>
          <w:rFonts w:asciiTheme="minorHAnsi" w:hAnsiTheme="minorHAnsi" w:cstheme="minorHAnsi"/>
          <w:lang w:val="en-US"/>
        </w:rPr>
        <w:t xml:space="preserve"> rates are represented in annualized terms</w:t>
      </w:r>
    </w:p>
    <w:p w14:paraId="726D8B72" w14:textId="0CD1B0BA" w:rsidR="00C64DEB" w:rsidRPr="00602256" w:rsidRDefault="00C64DEB" w:rsidP="00C64DEB">
      <w:pPr>
        <w:rPr>
          <w:rFonts w:asciiTheme="minorHAnsi" w:hAnsiTheme="minorHAnsi" w:cstheme="minorHAnsi"/>
          <w:lang w:val="en-US"/>
        </w:rPr>
      </w:pPr>
    </w:p>
    <w:p w14:paraId="6F8B7BF6" w14:textId="77777777" w:rsidR="00C64DEB" w:rsidRPr="00602256" w:rsidRDefault="00C64DEB" w:rsidP="00C64DEB">
      <w:pPr>
        <w:numPr>
          <w:ilvl w:val="0"/>
          <w:numId w:val="22"/>
        </w:numPr>
        <w:rPr>
          <w:rFonts w:asciiTheme="minorHAnsi" w:hAnsiTheme="minorHAnsi" w:cstheme="minorHAnsi"/>
          <w:lang w:val="en-US"/>
        </w:rPr>
      </w:pPr>
      <w:r w:rsidRPr="00602256">
        <w:rPr>
          <w:rFonts w:asciiTheme="minorHAnsi" w:hAnsiTheme="minorHAnsi" w:cstheme="minorHAnsi"/>
          <w:u w:val="single"/>
          <w:lang w:val="en-US"/>
        </w:rPr>
        <w:t>Gross and net lending revenue</w:t>
      </w:r>
    </w:p>
    <w:p w14:paraId="551F8DC4" w14:textId="73F62F85" w:rsidR="00C64DEB" w:rsidRPr="00602256" w:rsidRDefault="00C64DEB" w:rsidP="00C64DEB">
      <w:pPr>
        <w:numPr>
          <w:ilvl w:val="1"/>
          <w:numId w:val="23"/>
        </w:numPr>
        <w:rPr>
          <w:rFonts w:asciiTheme="minorHAnsi" w:hAnsiTheme="minorHAnsi" w:cstheme="minorHAnsi"/>
          <w:lang w:val="en-US"/>
        </w:rPr>
      </w:pPr>
      <w:r w:rsidRPr="00602256">
        <w:rPr>
          <w:rFonts w:asciiTheme="minorHAnsi" w:hAnsiTheme="minorHAnsi" w:cstheme="minorHAnsi"/>
          <w:lang w:val="en-US"/>
        </w:rPr>
        <w:t xml:space="preserve">Source = T24 “Loan position” </w:t>
      </w:r>
      <w:r>
        <w:rPr>
          <w:rFonts w:asciiTheme="minorHAnsi" w:hAnsiTheme="minorHAnsi" w:cstheme="minorHAnsi"/>
          <w:lang w:val="en-US"/>
        </w:rPr>
        <w:t>report</w:t>
      </w:r>
    </w:p>
    <w:p w14:paraId="368E8CB8" w14:textId="5109F518" w:rsidR="00C64DEB" w:rsidRPr="00602256" w:rsidRDefault="00C64DEB" w:rsidP="00C64DEB">
      <w:pPr>
        <w:numPr>
          <w:ilvl w:val="2"/>
          <w:numId w:val="24"/>
        </w:numPr>
        <w:rPr>
          <w:rFonts w:asciiTheme="minorHAnsi" w:hAnsiTheme="minorHAnsi" w:cstheme="minorHAnsi"/>
          <w:lang w:val="en-US"/>
        </w:rPr>
      </w:pPr>
      <w:r w:rsidRPr="00602256">
        <w:rPr>
          <w:rFonts w:asciiTheme="minorHAnsi" w:hAnsiTheme="minorHAnsi" w:cstheme="minorHAnsi"/>
          <w:lang w:val="en-US"/>
        </w:rPr>
        <w:t>Gross Revenue (including JPM, BSI + Clients) </w:t>
      </w:r>
      <w:r w:rsidRPr="00C64DEB">
        <w:rPr>
          <w:rFonts w:asciiTheme="minorHAnsi" w:hAnsiTheme="minorHAnsi" w:cstheme="minorHAnsi"/>
          <w:lang w:val="en-US"/>
        </w:rPr>
        <w:sym w:font="Wingdings" w:char="F0E0"/>
      </w:r>
      <w:r w:rsidRPr="00602256">
        <w:rPr>
          <w:rFonts w:asciiTheme="minorHAnsi" w:hAnsiTheme="minorHAnsi" w:cstheme="minorHAnsi"/>
          <w:lang w:val="en-US"/>
        </w:rPr>
        <w:t xml:space="preserve"> Aggregate NET.EARNING (Column AA) </w:t>
      </w:r>
    </w:p>
    <w:p w14:paraId="15B933A1" w14:textId="6BD29AA7" w:rsidR="00C64DEB" w:rsidRPr="00602256" w:rsidRDefault="00C64DEB" w:rsidP="00C64DEB">
      <w:pPr>
        <w:numPr>
          <w:ilvl w:val="2"/>
          <w:numId w:val="24"/>
        </w:numPr>
        <w:rPr>
          <w:rFonts w:asciiTheme="minorHAnsi" w:hAnsiTheme="minorHAnsi" w:cstheme="minorHAnsi"/>
          <w:lang w:val="en-US"/>
        </w:rPr>
      </w:pPr>
      <w:r w:rsidRPr="00602256">
        <w:rPr>
          <w:rFonts w:asciiTheme="minorHAnsi" w:hAnsiTheme="minorHAnsi" w:cstheme="minorHAnsi"/>
          <w:lang w:val="en-US"/>
        </w:rPr>
        <w:t>BSI Gross Revenue (Includes BSI + Clients) </w:t>
      </w:r>
      <w:r w:rsidRPr="00C64DEB">
        <w:rPr>
          <w:rFonts w:asciiTheme="minorHAnsi" w:hAnsiTheme="minorHAnsi" w:cstheme="minorHAnsi"/>
          <w:lang w:val="en-US"/>
        </w:rPr>
        <w:sym w:font="Wingdings" w:char="F0E0"/>
      </w:r>
      <w:r w:rsidRPr="00602256">
        <w:rPr>
          <w:rFonts w:asciiTheme="minorHAnsi" w:hAnsiTheme="minorHAnsi" w:cstheme="minorHAnsi"/>
          <w:lang w:val="en-US"/>
        </w:rPr>
        <w:t xml:space="preserve"> Aggregate CLIENT.EARNINGS (Column X) </w:t>
      </w:r>
    </w:p>
    <w:p w14:paraId="7CFE7795" w14:textId="041B8634" w:rsidR="00C64DEB" w:rsidRPr="00602256" w:rsidRDefault="00C64DEB" w:rsidP="00C64DEB">
      <w:pPr>
        <w:numPr>
          <w:ilvl w:val="3"/>
          <w:numId w:val="25"/>
        </w:numPr>
        <w:rPr>
          <w:rFonts w:asciiTheme="minorHAnsi" w:hAnsiTheme="minorHAnsi" w:cstheme="minorHAnsi"/>
          <w:lang w:val="en-US"/>
        </w:rPr>
      </w:pPr>
      <w:r w:rsidRPr="00602256">
        <w:rPr>
          <w:rFonts w:asciiTheme="minorHAnsi" w:hAnsiTheme="minorHAnsi" w:cstheme="minorHAnsi"/>
          <w:lang w:val="en-US"/>
        </w:rPr>
        <w:t>BSI Net Revenue (Incudes BSI Bank Only) </w:t>
      </w:r>
      <w:r w:rsidRPr="00C64DEB">
        <w:rPr>
          <w:rFonts w:asciiTheme="minorHAnsi" w:hAnsiTheme="minorHAnsi" w:cstheme="minorHAnsi"/>
          <w:lang w:val="en-US"/>
        </w:rPr>
        <w:sym w:font="Wingdings" w:char="F0E0"/>
      </w:r>
      <w:r w:rsidRPr="00602256">
        <w:rPr>
          <w:rFonts w:asciiTheme="minorHAnsi" w:hAnsiTheme="minorHAnsi" w:cstheme="minorHAnsi"/>
          <w:lang w:val="en-US"/>
        </w:rPr>
        <w:t xml:space="preserve"> BSI Gross Revenue (above) x 75% </w:t>
      </w:r>
    </w:p>
    <w:p w14:paraId="493E9600" w14:textId="71C23080" w:rsidR="00C64DEB" w:rsidRPr="00602256" w:rsidRDefault="00C64DEB" w:rsidP="00C64DEB">
      <w:pPr>
        <w:numPr>
          <w:ilvl w:val="3"/>
          <w:numId w:val="25"/>
        </w:numPr>
        <w:rPr>
          <w:rFonts w:asciiTheme="minorHAnsi" w:hAnsiTheme="minorHAnsi" w:cstheme="minorHAnsi"/>
          <w:lang w:val="en-US"/>
        </w:rPr>
      </w:pPr>
      <w:r w:rsidRPr="00602256">
        <w:rPr>
          <w:rFonts w:asciiTheme="minorHAnsi" w:hAnsiTheme="minorHAnsi" w:cstheme="minorHAnsi"/>
          <w:lang w:val="en-US"/>
        </w:rPr>
        <w:t>BSI Client Revenue (Includes BSI clients only) </w:t>
      </w:r>
      <w:r w:rsidRPr="00C64DEB">
        <w:rPr>
          <w:rFonts w:asciiTheme="minorHAnsi" w:hAnsiTheme="minorHAnsi" w:cstheme="minorHAnsi"/>
          <w:lang w:val="en-US"/>
        </w:rPr>
        <w:sym w:font="Wingdings" w:char="F0E0"/>
      </w:r>
      <w:r w:rsidRPr="00602256">
        <w:rPr>
          <w:rFonts w:asciiTheme="minorHAnsi" w:hAnsiTheme="minorHAnsi" w:cstheme="minorHAnsi"/>
          <w:lang w:val="en-US"/>
        </w:rPr>
        <w:t> BSI Gross Revenue (above) x 25% = 7.37</w:t>
      </w:r>
    </w:p>
    <w:p w14:paraId="7E0DE3EB" w14:textId="07ACDF1E" w:rsidR="004A7A15" w:rsidRPr="001D2F06" w:rsidRDefault="004A7A15" w:rsidP="004A7A15">
      <w:pPr>
        <w:rPr>
          <w:rFonts w:asciiTheme="minorHAnsi" w:hAnsiTheme="minorHAnsi" w:cstheme="minorHAnsi"/>
          <w:lang w:val="en-US"/>
        </w:rPr>
      </w:pPr>
    </w:p>
    <w:p w14:paraId="3B6BA26C" w14:textId="77777777" w:rsidR="004A7A15" w:rsidRDefault="004A7A15" w:rsidP="004A7A15">
      <w:pPr>
        <w:rPr>
          <w:rFonts w:asciiTheme="minorHAnsi" w:hAnsiTheme="minorHAnsi" w:cstheme="minorHAnsi"/>
          <w:b/>
          <w:bCs/>
          <w:color w:val="F79646" w:themeColor="accent6"/>
          <w:u w:val="single"/>
        </w:rPr>
      </w:pPr>
    </w:p>
    <w:p w14:paraId="3E703433" w14:textId="77777777" w:rsidR="004A7A15" w:rsidRDefault="004A7A15" w:rsidP="004A7A15">
      <w:pPr>
        <w:rPr>
          <w:rFonts w:asciiTheme="minorHAnsi" w:hAnsiTheme="minorHAnsi" w:cstheme="minorHAnsi"/>
          <w:b/>
          <w:bCs/>
          <w:color w:val="F79646" w:themeColor="accent6"/>
          <w:u w:val="single"/>
        </w:rPr>
      </w:pPr>
    </w:p>
    <w:p w14:paraId="219E65C6" w14:textId="77777777" w:rsidR="004A7A15" w:rsidRDefault="004A7A15" w:rsidP="004A7A15">
      <w:pPr>
        <w:rPr>
          <w:rFonts w:asciiTheme="minorHAnsi" w:hAnsiTheme="minorHAnsi" w:cstheme="minorHAnsi"/>
          <w:b/>
          <w:bCs/>
          <w:color w:val="F79646" w:themeColor="accent6"/>
          <w:u w:val="single"/>
        </w:rPr>
      </w:pPr>
    </w:p>
    <w:p w14:paraId="10540662" w14:textId="77777777" w:rsidR="00CA6264" w:rsidRDefault="00CA6264" w:rsidP="004A7A15">
      <w:pPr>
        <w:rPr>
          <w:rFonts w:asciiTheme="minorHAnsi" w:hAnsiTheme="minorHAnsi" w:cstheme="minorHAnsi"/>
          <w:b/>
          <w:bCs/>
          <w:color w:val="F79646" w:themeColor="accent6"/>
          <w:u w:val="single"/>
        </w:rPr>
      </w:pPr>
    </w:p>
    <w:p w14:paraId="578ECFC9" w14:textId="77777777" w:rsidR="00CA6264" w:rsidRDefault="00CA6264" w:rsidP="004A7A15">
      <w:pPr>
        <w:rPr>
          <w:rFonts w:asciiTheme="minorHAnsi" w:hAnsiTheme="minorHAnsi" w:cstheme="minorHAnsi"/>
          <w:b/>
          <w:bCs/>
          <w:color w:val="F79646" w:themeColor="accent6"/>
          <w:u w:val="single"/>
        </w:rPr>
      </w:pPr>
    </w:p>
    <w:p w14:paraId="2C92C3AD" w14:textId="77777777" w:rsidR="00C42B7B" w:rsidRDefault="00C42B7B" w:rsidP="004A7A15">
      <w:pPr>
        <w:rPr>
          <w:rFonts w:asciiTheme="minorHAnsi" w:hAnsiTheme="minorHAnsi" w:cstheme="minorHAnsi"/>
          <w:b/>
          <w:bCs/>
          <w:color w:val="F79646" w:themeColor="accent6"/>
          <w:u w:val="single"/>
        </w:rPr>
      </w:pPr>
    </w:p>
    <w:p w14:paraId="0FD33A9D" w14:textId="77777777" w:rsidR="00C42B7B" w:rsidRDefault="00C42B7B" w:rsidP="004A7A15">
      <w:pPr>
        <w:rPr>
          <w:rFonts w:asciiTheme="minorHAnsi" w:hAnsiTheme="minorHAnsi" w:cstheme="minorHAnsi"/>
          <w:b/>
          <w:bCs/>
          <w:color w:val="F79646" w:themeColor="accent6"/>
          <w:u w:val="single"/>
        </w:rPr>
      </w:pPr>
    </w:p>
    <w:p w14:paraId="7C7ED009" w14:textId="77777777" w:rsidR="00C42B7B" w:rsidRDefault="00C42B7B" w:rsidP="004A7A15">
      <w:pPr>
        <w:rPr>
          <w:rFonts w:asciiTheme="minorHAnsi" w:hAnsiTheme="minorHAnsi" w:cstheme="minorHAnsi"/>
          <w:b/>
          <w:bCs/>
          <w:color w:val="F79646" w:themeColor="accent6"/>
          <w:u w:val="single"/>
        </w:rPr>
      </w:pPr>
    </w:p>
    <w:p w14:paraId="78798C02" w14:textId="77777777" w:rsidR="00CA6264" w:rsidRDefault="00CA6264" w:rsidP="004A7A15">
      <w:pPr>
        <w:rPr>
          <w:rFonts w:asciiTheme="minorHAnsi" w:hAnsiTheme="minorHAnsi" w:cstheme="minorHAnsi"/>
          <w:b/>
          <w:bCs/>
          <w:color w:val="F79646" w:themeColor="accent6"/>
          <w:u w:val="single"/>
        </w:rPr>
      </w:pPr>
    </w:p>
    <w:p w14:paraId="3076DFDE" w14:textId="77777777" w:rsidR="00CA6264" w:rsidRDefault="00CA6264" w:rsidP="004A7A15">
      <w:pPr>
        <w:rPr>
          <w:rFonts w:asciiTheme="minorHAnsi" w:hAnsiTheme="minorHAnsi" w:cstheme="minorHAnsi"/>
          <w:b/>
          <w:bCs/>
          <w:color w:val="F79646" w:themeColor="accent6"/>
          <w:u w:val="single"/>
        </w:rPr>
      </w:pPr>
    </w:p>
    <w:p w14:paraId="40FDD9D2" w14:textId="718F4D89" w:rsidR="004A7A15" w:rsidRDefault="004A7A15" w:rsidP="004A7A15">
      <w:pPr>
        <w:rPr>
          <w:rFonts w:asciiTheme="minorHAnsi" w:hAnsiTheme="minorHAnsi" w:cstheme="minorHAnsi"/>
          <w:b/>
          <w:bCs/>
          <w:color w:val="F79646" w:themeColor="accent6"/>
          <w:u w:val="single"/>
        </w:rPr>
      </w:pPr>
      <w:proofErr w:type="spellStart"/>
      <w:r>
        <w:rPr>
          <w:rFonts w:asciiTheme="minorHAnsi" w:hAnsiTheme="minorHAnsi" w:cstheme="minorHAnsi"/>
          <w:b/>
          <w:bCs/>
          <w:color w:val="F79646" w:themeColor="accent6"/>
          <w:u w:val="single"/>
        </w:rPr>
        <w:t>Accurals</w:t>
      </w:r>
      <w:proofErr w:type="spellEnd"/>
      <w:r>
        <w:rPr>
          <w:rFonts w:asciiTheme="minorHAnsi" w:hAnsiTheme="minorHAnsi" w:cstheme="minorHAnsi"/>
          <w:b/>
          <w:bCs/>
          <w:color w:val="F79646" w:themeColor="accent6"/>
          <w:u w:val="single"/>
        </w:rPr>
        <w:t xml:space="preserve"> Recalculation</w:t>
      </w:r>
    </w:p>
    <w:p w14:paraId="021441B7" w14:textId="77777777" w:rsidR="0091225E" w:rsidRDefault="0091225E" w:rsidP="0091225E">
      <w:pPr>
        <w:pStyle w:val="ListParagraph"/>
        <w:rPr>
          <w:rFonts w:asciiTheme="minorHAnsi" w:hAnsiTheme="minorHAnsi" w:cstheme="minorHAnsi"/>
        </w:rPr>
      </w:pPr>
    </w:p>
    <w:p w14:paraId="1F0D8EDD" w14:textId="5B4578AA" w:rsidR="004A7A15" w:rsidRDefault="004A7A15" w:rsidP="004A7A15">
      <w:pPr>
        <w:rPr>
          <w:rFonts w:ascii="Arial" w:hAnsi="Arial" w:cs="Arial"/>
        </w:rPr>
      </w:pPr>
      <w:r>
        <w:rPr>
          <w:rFonts w:asciiTheme="minorHAnsi" w:hAnsiTheme="minorHAnsi" w:cstheme="minorHAnsi"/>
          <w:b/>
          <w:bCs/>
        </w:rPr>
        <w:t>5</w:t>
      </w:r>
      <w:r w:rsidRPr="00313ED5">
        <w:rPr>
          <w:rFonts w:asciiTheme="minorHAnsi" w:hAnsiTheme="minorHAnsi" w:cstheme="minorHAnsi"/>
          <w:b/>
          <w:bCs/>
        </w:rPr>
        <w:t>.</w:t>
      </w:r>
      <w:r>
        <w:rPr>
          <w:rFonts w:asciiTheme="minorHAnsi" w:hAnsiTheme="minorHAnsi" w:cstheme="minorHAnsi"/>
          <w:b/>
          <w:bCs/>
        </w:rPr>
        <w:t>3</w:t>
      </w:r>
      <w:r w:rsidRPr="00313ED5">
        <w:rPr>
          <w:rFonts w:asciiTheme="minorHAnsi" w:hAnsiTheme="minorHAnsi" w:cstheme="minorHAnsi"/>
          <w:b/>
          <w:bCs/>
        </w:rPr>
        <w:t>.</w:t>
      </w:r>
      <w:r>
        <w:rPr>
          <w:rFonts w:asciiTheme="minorHAnsi" w:hAnsiTheme="minorHAnsi" w:cstheme="minorHAnsi"/>
          <w:b/>
          <w:bCs/>
        </w:rPr>
        <w:t>1</w:t>
      </w:r>
      <w:r w:rsidRPr="00313ED5">
        <w:rPr>
          <w:rFonts w:asciiTheme="minorHAnsi" w:hAnsiTheme="minorHAnsi" w:cstheme="minorHAnsi"/>
          <w:b/>
          <w:bCs/>
        </w:rPr>
        <w:t xml:space="preserve"> Functional Background.</w:t>
      </w:r>
      <w:r>
        <w:rPr>
          <w:rFonts w:ascii="Arial" w:hAnsi="Arial" w:cs="Arial"/>
        </w:rPr>
        <w:t xml:space="preserve"> </w:t>
      </w:r>
    </w:p>
    <w:p w14:paraId="662E661C" w14:textId="324B4D90" w:rsidR="004A7A15" w:rsidRDefault="00202C4D" w:rsidP="004A7A15">
      <w:pPr>
        <w:spacing w:after="120"/>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lastRenderedPageBreak/>
        <w:t xml:space="preserve">During the project’s implementation </w:t>
      </w:r>
      <w:r w:rsidR="003D4ECD">
        <w:rPr>
          <w:rFonts w:ascii="Calibri Light" w:eastAsia="Calibri" w:hAnsi="Calibri Light" w:cs="Tw Cen MT"/>
          <w:color w:val="000000"/>
          <w:sz w:val="22"/>
          <w:szCs w:val="23"/>
        </w:rPr>
        <w:t xml:space="preserve">(phase 1), a routine was created to automatically reconcile the payment received from JP Morgan and the daily </w:t>
      </w:r>
      <w:proofErr w:type="spellStart"/>
      <w:r w:rsidR="003D4ECD">
        <w:rPr>
          <w:rFonts w:ascii="Calibri Light" w:eastAsia="Calibri" w:hAnsi="Calibri Light" w:cs="Tw Cen MT"/>
          <w:color w:val="000000"/>
          <w:sz w:val="22"/>
          <w:szCs w:val="23"/>
        </w:rPr>
        <w:t>accurals</w:t>
      </w:r>
      <w:proofErr w:type="spellEnd"/>
      <w:r w:rsidR="003D4ECD">
        <w:rPr>
          <w:rFonts w:ascii="Calibri Light" w:eastAsia="Calibri" w:hAnsi="Calibri Light" w:cs="Tw Cen MT"/>
          <w:color w:val="000000"/>
          <w:sz w:val="22"/>
          <w:szCs w:val="23"/>
        </w:rPr>
        <w:t xml:space="preserve"> accumulated in T24. Small differences are expected, so a rule was implemented to accept a </w:t>
      </w:r>
      <w:r w:rsidR="00C8216E">
        <w:rPr>
          <w:rFonts w:ascii="Calibri Light" w:eastAsia="Calibri" w:hAnsi="Calibri Light" w:cs="Tw Cen MT"/>
          <w:color w:val="000000"/>
          <w:sz w:val="22"/>
          <w:szCs w:val="23"/>
        </w:rPr>
        <w:t>difference smaller than 1,000 USD. However, if the difference is bigger, BSI Finance should call that out and inform BSI Treasury. Thereafter, BSI Treasury would reach out to JP Morgan to understand the differences</w:t>
      </w:r>
      <w:r w:rsidR="002417FA">
        <w:rPr>
          <w:rFonts w:ascii="Calibri Light" w:eastAsia="Calibri" w:hAnsi="Calibri Light" w:cs="Tw Cen MT"/>
          <w:color w:val="000000"/>
          <w:sz w:val="22"/>
          <w:szCs w:val="23"/>
        </w:rPr>
        <w:t xml:space="preserve">. If BSI Treasury approves the payment, the </w:t>
      </w:r>
      <w:proofErr w:type="spellStart"/>
      <w:r w:rsidR="002417FA">
        <w:rPr>
          <w:rFonts w:ascii="Calibri Light" w:eastAsia="Calibri" w:hAnsi="Calibri Light" w:cs="Tw Cen MT"/>
          <w:color w:val="000000"/>
          <w:sz w:val="22"/>
          <w:szCs w:val="23"/>
        </w:rPr>
        <w:t>accurals</w:t>
      </w:r>
      <w:proofErr w:type="spellEnd"/>
      <w:r w:rsidR="002417FA">
        <w:rPr>
          <w:rFonts w:ascii="Calibri Light" w:eastAsia="Calibri" w:hAnsi="Calibri Light" w:cs="Tw Cen MT"/>
          <w:color w:val="000000"/>
          <w:sz w:val="22"/>
          <w:szCs w:val="23"/>
        </w:rPr>
        <w:t xml:space="preserve"> must be re-calculated to match the amount received before the payment can be executed by BSI Operations.</w:t>
      </w:r>
    </w:p>
    <w:p w14:paraId="7E85D470" w14:textId="77777777" w:rsidR="004651B8" w:rsidRDefault="004651B8" w:rsidP="004A7A15">
      <w:pPr>
        <w:spacing w:after="120"/>
        <w:jc w:val="both"/>
        <w:rPr>
          <w:rFonts w:ascii="Calibri Light" w:eastAsia="Calibri" w:hAnsi="Calibri Light" w:cs="Tw Cen MT"/>
          <w:color w:val="000000"/>
          <w:sz w:val="22"/>
          <w:szCs w:val="23"/>
        </w:rPr>
      </w:pPr>
    </w:p>
    <w:p w14:paraId="30484429" w14:textId="5F6BAF6F" w:rsidR="004651B8" w:rsidRDefault="004651B8" w:rsidP="004A7A15">
      <w:pPr>
        <w:spacing w:after="120"/>
        <w:jc w:val="both"/>
        <w:rPr>
          <w:rFonts w:ascii="Calibri Light" w:eastAsia="Calibri" w:hAnsi="Calibri Light" w:cs="Tw Cen MT"/>
          <w:color w:val="000000"/>
          <w:sz w:val="22"/>
          <w:szCs w:val="23"/>
        </w:rPr>
      </w:pPr>
      <w:r>
        <w:rPr>
          <w:noProof/>
        </w:rPr>
        <w:drawing>
          <wp:inline distT="0" distB="0" distL="0" distR="0" wp14:anchorId="41362DA9" wp14:editId="56827B4B">
            <wp:extent cx="5242560" cy="3746482"/>
            <wp:effectExtent l="0" t="0" r="0" b="6985"/>
            <wp:docPr id="2111063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5374" cy="3755640"/>
                    </a:xfrm>
                    <a:prstGeom prst="rect">
                      <a:avLst/>
                    </a:prstGeom>
                    <a:noFill/>
                  </pic:spPr>
                </pic:pic>
              </a:graphicData>
            </a:graphic>
          </wp:inline>
        </w:drawing>
      </w:r>
    </w:p>
    <w:p w14:paraId="76917543" w14:textId="77777777" w:rsidR="00602256" w:rsidRPr="005037D8" w:rsidRDefault="00602256" w:rsidP="00602256">
      <w:pPr>
        <w:rPr>
          <w:rFonts w:asciiTheme="minorHAnsi" w:hAnsiTheme="minorHAnsi" w:cstheme="minorHAnsi"/>
        </w:rPr>
      </w:pPr>
    </w:p>
    <w:p w14:paraId="76039142" w14:textId="0F12B9F7" w:rsidR="002417FA" w:rsidRDefault="002417FA" w:rsidP="002417FA">
      <w:pPr>
        <w:rPr>
          <w:rFonts w:asciiTheme="minorHAnsi" w:hAnsiTheme="minorHAnsi" w:cstheme="minorHAnsi"/>
          <w:b/>
          <w:bCs/>
        </w:rPr>
      </w:pPr>
      <w:r w:rsidRPr="00B86242">
        <w:rPr>
          <w:rFonts w:asciiTheme="minorHAnsi" w:hAnsiTheme="minorHAnsi" w:cstheme="minorHAnsi"/>
          <w:b/>
          <w:bCs/>
        </w:rPr>
        <w:t>5.</w:t>
      </w:r>
      <w:r>
        <w:rPr>
          <w:rFonts w:asciiTheme="minorHAnsi" w:hAnsiTheme="minorHAnsi" w:cstheme="minorHAnsi"/>
          <w:b/>
          <w:bCs/>
        </w:rPr>
        <w:t>3</w:t>
      </w:r>
      <w:r w:rsidRPr="00B86242">
        <w:rPr>
          <w:rFonts w:asciiTheme="minorHAnsi" w:hAnsiTheme="minorHAnsi" w:cstheme="minorHAnsi"/>
          <w:b/>
          <w:bCs/>
        </w:rPr>
        <w:t>.2 Requirement definition:</w:t>
      </w:r>
    </w:p>
    <w:p w14:paraId="79B66D39" w14:textId="7E07581E" w:rsidR="002417FA" w:rsidRDefault="002417FA" w:rsidP="008874D2">
      <w:pPr>
        <w:jc w:val="both"/>
        <w:rPr>
          <w:rFonts w:ascii="Calibri Light" w:eastAsia="Calibri" w:hAnsi="Calibri Light" w:cs="Tw Cen MT"/>
          <w:color w:val="000000"/>
          <w:sz w:val="22"/>
          <w:szCs w:val="23"/>
        </w:rPr>
      </w:pPr>
      <w:r w:rsidRPr="002417FA">
        <w:rPr>
          <w:rFonts w:ascii="Calibri Light" w:eastAsia="Calibri" w:hAnsi="Calibri Light" w:cs="Tw Cen MT"/>
          <w:color w:val="000000"/>
          <w:sz w:val="22"/>
          <w:szCs w:val="23"/>
        </w:rPr>
        <w:t xml:space="preserve">A simple “rule of 3” should be applied to recalculate the </w:t>
      </w:r>
      <w:proofErr w:type="spellStart"/>
      <w:r w:rsidRPr="002417FA">
        <w:rPr>
          <w:rFonts w:ascii="Calibri Light" w:eastAsia="Calibri" w:hAnsi="Calibri Light" w:cs="Tw Cen MT"/>
          <w:color w:val="000000"/>
          <w:sz w:val="22"/>
          <w:szCs w:val="23"/>
        </w:rPr>
        <w:t>accurals</w:t>
      </w:r>
      <w:proofErr w:type="spellEnd"/>
      <w:r w:rsidRPr="002417FA">
        <w:rPr>
          <w:rFonts w:ascii="Calibri Light" w:eastAsia="Calibri" w:hAnsi="Calibri Light" w:cs="Tw Cen MT"/>
          <w:color w:val="000000"/>
          <w:sz w:val="22"/>
          <w:szCs w:val="23"/>
        </w:rPr>
        <w:t xml:space="preserve">. </w:t>
      </w:r>
      <w:r>
        <w:rPr>
          <w:rFonts w:ascii="Calibri Light" w:eastAsia="Calibri" w:hAnsi="Calibri Light" w:cs="Tw Cen MT"/>
          <w:color w:val="000000"/>
          <w:sz w:val="22"/>
          <w:szCs w:val="23"/>
        </w:rPr>
        <w:t xml:space="preserve">This simple logic would keep </w:t>
      </w:r>
      <w:r w:rsidR="00BC29BD">
        <w:rPr>
          <w:rFonts w:ascii="Calibri Light" w:eastAsia="Calibri" w:hAnsi="Calibri Light" w:cs="Tw Cen MT"/>
          <w:color w:val="000000"/>
          <w:sz w:val="22"/>
          <w:szCs w:val="23"/>
        </w:rPr>
        <w:t>each client receiving the same % of the total amount paid to client</w:t>
      </w:r>
      <w:r w:rsidR="00110013">
        <w:rPr>
          <w:rFonts w:ascii="Calibri Light" w:eastAsia="Calibri" w:hAnsi="Calibri Light" w:cs="Tw Cen MT"/>
          <w:color w:val="000000"/>
          <w:sz w:val="22"/>
          <w:szCs w:val="23"/>
        </w:rPr>
        <w:t xml:space="preserve">s. A more complex logic would require BSI to investigate the differences </w:t>
      </w:r>
      <w:r w:rsidR="008874D2">
        <w:rPr>
          <w:rFonts w:ascii="Calibri Light" w:eastAsia="Calibri" w:hAnsi="Calibri Light" w:cs="Tw Cen MT"/>
          <w:color w:val="000000"/>
          <w:sz w:val="22"/>
          <w:szCs w:val="23"/>
        </w:rPr>
        <w:t xml:space="preserve">in the </w:t>
      </w:r>
      <w:proofErr w:type="spellStart"/>
      <w:r w:rsidR="008874D2">
        <w:rPr>
          <w:rFonts w:ascii="Calibri Light" w:eastAsia="Calibri" w:hAnsi="Calibri Light" w:cs="Tw Cen MT"/>
          <w:color w:val="000000"/>
          <w:sz w:val="22"/>
          <w:szCs w:val="23"/>
        </w:rPr>
        <w:t>accurals</w:t>
      </w:r>
      <w:proofErr w:type="spellEnd"/>
      <w:r w:rsidR="008874D2">
        <w:rPr>
          <w:rFonts w:ascii="Calibri Light" w:eastAsia="Calibri" w:hAnsi="Calibri Light" w:cs="Tw Cen MT"/>
          <w:color w:val="000000"/>
          <w:sz w:val="22"/>
          <w:szCs w:val="23"/>
        </w:rPr>
        <w:t xml:space="preserve"> security by security and day by day, which is not feasible.</w:t>
      </w:r>
    </w:p>
    <w:p w14:paraId="2BD1D2DE" w14:textId="77777777" w:rsidR="008874D2" w:rsidRDefault="008874D2" w:rsidP="008874D2">
      <w:pPr>
        <w:jc w:val="both"/>
        <w:rPr>
          <w:rFonts w:ascii="Calibri Light" w:eastAsia="Calibri" w:hAnsi="Calibri Light" w:cs="Tw Cen MT"/>
          <w:color w:val="000000"/>
          <w:sz w:val="22"/>
          <w:szCs w:val="23"/>
        </w:rPr>
      </w:pPr>
    </w:p>
    <w:p w14:paraId="381A25F8" w14:textId="77777777" w:rsidR="001761CC" w:rsidRDefault="001761CC" w:rsidP="008874D2">
      <w:pPr>
        <w:jc w:val="both"/>
        <w:rPr>
          <w:rFonts w:ascii="Calibri Light" w:eastAsia="Calibri" w:hAnsi="Calibri Light" w:cs="Tw Cen MT"/>
          <w:color w:val="000000"/>
          <w:sz w:val="22"/>
          <w:szCs w:val="23"/>
        </w:rPr>
      </w:pPr>
    </w:p>
    <w:p w14:paraId="4A781482" w14:textId="77777777" w:rsidR="001761CC" w:rsidRDefault="001761CC" w:rsidP="008874D2">
      <w:pPr>
        <w:jc w:val="both"/>
        <w:rPr>
          <w:rFonts w:ascii="Calibri Light" w:eastAsia="Calibri" w:hAnsi="Calibri Light" w:cs="Tw Cen MT"/>
          <w:color w:val="000000"/>
          <w:sz w:val="22"/>
          <w:szCs w:val="23"/>
        </w:rPr>
      </w:pPr>
    </w:p>
    <w:p w14:paraId="4C5CA9BA" w14:textId="77777777" w:rsidR="001A6A02" w:rsidRDefault="001A6A02" w:rsidP="008874D2">
      <w:pPr>
        <w:jc w:val="both"/>
        <w:rPr>
          <w:rFonts w:ascii="Calibri Light" w:eastAsia="Calibri" w:hAnsi="Calibri Light" w:cs="Tw Cen MT"/>
          <w:color w:val="000000"/>
          <w:sz w:val="22"/>
          <w:szCs w:val="23"/>
        </w:rPr>
      </w:pPr>
    </w:p>
    <w:p w14:paraId="7700898A" w14:textId="77777777" w:rsidR="001A6A02" w:rsidRDefault="001A6A02" w:rsidP="008874D2">
      <w:pPr>
        <w:jc w:val="both"/>
        <w:rPr>
          <w:rFonts w:ascii="Calibri Light" w:eastAsia="Calibri" w:hAnsi="Calibri Light" w:cs="Tw Cen MT"/>
          <w:color w:val="000000"/>
          <w:sz w:val="22"/>
          <w:szCs w:val="23"/>
        </w:rPr>
      </w:pPr>
    </w:p>
    <w:p w14:paraId="4FC64479" w14:textId="46190F98" w:rsidR="008874D2" w:rsidRDefault="008874D2" w:rsidP="008874D2">
      <w:pPr>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t>For example:</w:t>
      </w:r>
    </w:p>
    <w:p w14:paraId="1D0E162C" w14:textId="77777777" w:rsidR="008874D2" w:rsidRDefault="008874D2" w:rsidP="008874D2">
      <w:pPr>
        <w:jc w:val="both"/>
        <w:rPr>
          <w:rFonts w:ascii="Calibri Light" w:eastAsia="Calibri" w:hAnsi="Calibri Light" w:cs="Tw Cen MT"/>
          <w:color w:val="000000"/>
          <w:sz w:val="22"/>
          <w:szCs w:val="23"/>
        </w:rPr>
      </w:pPr>
    </w:p>
    <w:p w14:paraId="70BDAC72" w14:textId="474AA9F9" w:rsidR="008874D2" w:rsidRDefault="008874D2" w:rsidP="00CC7877">
      <w:pPr>
        <w:pStyle w:val="ListParagraph"/>
        <w:numPr>
          <w:ilvl w:val="0"/>
          <w:numId w:val="26"/>
        </w:numPr>
        <w:jc w:val="both"/>
        <w:rPr>
          <w:rFonts w:ascii="Calibri Light" w:eastAsia="Calibri" w:hAnsi="Calibri Light" w:cs="Tw Cen MT"/>
          <w:color w:val="000000"/>
          <w:sz w:val="22"/>
          <w:szCs w:val="23"/>
        </w:rPr>
      </w:pPr>
      <w:r w:rsidRPr="00CC7877">
        <w:rPr>
          <w:rFonts w:ascii="Calibri Light" w:eastAsia="Calibri" w:hAnsi="Calibri Light" w:cs="Tw Cen MT"/>
          <w:color w:val="000000"/>
          <w:sz w:val="22"/>
          <w:szCs w:val="23"/>
        </w:rPr>
        <w:t xml:space="preserve">Let´s imagine that the </w:t>
      </w:r>
      <w:r w:rsidR="00CC7877" w:rsidRPr="00CC7877">
        <w:rPr>
          <w:rFonts w:ascii="Calibri Light" w:eastAsia="Calibri" w:hAnsi="Calibri Light" w:cs="Tw Cen MT"/>
          <w:color w:val="000000"/>
          <w:sz w:val="22"/>
          <w:szCs w:val="23"/>
        </w:rPr>
        <w:t xml:space="preserve">total </w:t>
      </w:r>
      <w:proofErr w:type="spellStart"/>
      <w:r w:rsidR="00CC7877" w:rsidRPr="00CC7877">
        <w:rPr>
          <w:rFonts w:ascii="Calibri Light" w:eastAsia="Calibri" w:hAnsi="Calibri Light" w:cs="Tw Cen MT"/>
          <w:color w:val="000000"/>
          <w:sz w:val="22"/>
          <w:szCs w:val="23"/>
        </w:rPr>
        <w:t>accured</w:t>
      </w:r>
      <w:proofErr w:type="spellEnd"/>
      <w:r w:rsidR="00CC7877" w:rsidRPr="00CC7877">
        <w:rPr>
          <w:rFonts w:ascii="Calibri Light" w:eastAsia="Calibri" w:hAnsi="Calibri Light" w:cs="Tw Cen MT"/>
          <w:color w:val="000000"/>
          <w:sz w:val="22"/>
          <w:szCs w:val="23"/>
        </w:rPr>
        <w:t xml:space="preserve"> in T24 was USD 100,000.</w:t>
      </w:r>
    </w:p>
    <w:p w14:paraId="33CA1C69" w14:textId="7376B0DD" w:rsidR="00CC7877" w:rsidRDefault="00CC7877" w:rsidP="00CC7877">
      <w:pPr>
        <w:pStyle w:val="ListParagraph"/>
        <w:numPr>
          <w:ilvl w:val="0"/>
          <w:numId w:val="26"/>
        </w:numPr>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lastRenderedPageBreak/>
        <w:t>However, JP Morgan pays us 1</w:t>
      </w:r>
      <w:r w:rsidR="006178B4">
        <w:rPr>
          <w:rFonts w:ascii="Calibri Light" w:eastAsia="Calibri" w:hAnsi="Calibri Light" w:cs="Tw Cen MT"/>
          <w:color w:val="000000"/>
          <w:sz w:val="22"/>
          <w:szCs w:val="23"/>
        </w:rPr>
        <w:t xml:space="preserve">10,000. The reconciliation would spot a difference of 10,000 and trigger an alert. </w:t>
      </w:r>
      <w:r w:rsidR="00E46C98">
        <w:rPr>
          <w:rFonts w:ascii="Calibri Light" w:eastAsia="Calibri" w:hAnsi="Calibri Light" w:cs="Tw Cen MT"/>
          <w:color w:val="000000"/>
          <w:sz w:val="22"/>
          <w:szCs w:val="23"/>
        </w:rPr>
        <w:t>If BSI Treasury approves the new amount</w:t>
      </w:r>
      <w:r w:rsidR="009556EC">
        <w:rPr>
          <w:rFonts w:ascii="Calibri Light" w:eastAsia="Calibri" w:hAnsi="Calibri Light" w:cs="Tw Cen MT"/>
          <w:color w:val="000000"/>
          <w:sz w:val="22"/>
          <w:szCs w:val="23"/>
        </w:rPr>
        <w:t>, then:</w:t>
      </w:r>
    </w:p>
    <w:p w14:paraId="6A5952F4" w14:textId="33E7AB62" w:rsidR="00E46C98" w:rsidRDefault="00E46C98" w:rsidP="00E46C98">
      <w:pPr>
        <w:pStyle w:val="ListParagraph"/>
        <w:numPr>
          <w:ilvl w:val="1"/>
          <w:numId w:val="26"/>
        </w:numPr>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t>If client A was going to get 50,000, he now gets 55,000</w:t>
      </w:r>
    </w:p>
    <w:p w14:paraId="6814BA2E" w14:textId="7C674E64" w:rsidR="00E46C98" w:rsidRDefault="00E46C98" w:rsidP="00E46C98">
      <w:pPr>
        <w:pStyle w:val="ListParagraph"/>
        <w:numPr>
          <w:ilvl w:val="1"/>
          <w:numId w:val="26"/>
        </w:numPr>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t xml:space="preserve">If client B was going to get </w:t>
      </w:r>
      <w:r w:rsidR="009E5B72">
        <w:rPr>
          <w:rFonts w:ascii="Calibri Light" w:eastAsia="Calibri" w:hAnsi="Calibri Light" w:cs="Tw Cen MT"/>
          <w:color w:val="000000"/>
          <w:sz w:val="22"/>
          <w:szCs w:val="23"/>
        </w:rPr>
        <w:t>20,000, he now gets 22,000</w:t>
      </w:r>
    </w:p>
    <w:p w14:paraId="406E7141" w14:textId="377EDE9D" w:rsidR="009E5B72" w:rsidRPr="00CC7877" w:rsidRDefault="009E5B72" w:rsidP="00E46C98">
      <w:pPr>
        <w:pStyle w:val="ListParagraph"/>
        <w:numPr>
          <w:ilvl w:val="1"/>
          <w:numId w:val="26"/>
        </w:numPr>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t>If client C was going to get 30,000, he now gets 33,00</w:t>
      </w:r>
      <w:r w:rsidR="00EF3DB3">
        <w:rPr>
          <w:rFonts w:ascii="Calibri Light" w:eastAsia="Calibri" w:hAnsi="Calibri Light" w:cs="Tw Cen MT"/>
          <w:color w:val="000000"/>
          <w:sz w:val="22"/>
          <w:szCs w:val="23"/>
        </w:rPr>
        <w:t>0</w:t>
      </w:r>
    </w:p>
    <w:p w14:paraId="7F74CEC6" w14:textId="77777777" w:rsidR="005037D8" w:rsidRPr="005037D8" w:rsidRDefault="005037D8" w:rsidP="005037D8">
      <w:pPr>
        <w:rPr>
          <w:rFonts w:asciiTheme="minorHAnsi" w:hAnsiTheme="minorHAnsi" w:cstheme="minorHAnsi"/>
          <w:lang w:val="en-US"/>
        </w:rPr>
      </w:pPr>
    </w:p>
    <w:p w14:paraId="619F4005" w14:textId="74E3F170" w:rsidR="00EF3DB3" w:rsidRDefault="00EF3DB3" w:rsidP="00EF3DB3">
      <w:pPr>
        <w:rPr>
          <w:rFonts w:asciiTheme="minorHAnsi" w:hAnsiTheme="minorHAnsi" w:cstheme="minorHAnsi"/>
          <w:b/>
          <w:bCs/>
          <w:color w:val="F79646" w:themeColor="accent6"/>
          <w:u w:val="single"/>
        </w:rPr>
      </w:pPr>
      <w:r>
        <w:rPr>
          <w:rFonts w:asciiTheme="minorHAnsi" w:hAnsiTheme="minorHAnsi" w:cstheme="minorHAnsi"/>
          <w:b/>
          <w:bCs/>
          <w:color w:val="F79646" w:themeColor="accent6"/>
          <w:u w:val="single"/>
        </w:rPr>
        <w:t>New accounting categories:</w:t>
      </w:r>
    </w:p>
    <w:p w14:paraId="0BC89CDB" w14:textId="77777777" w:rsidR="00EF3DB3" w:rsidRDefault="00EF3DB3" w:rsidP="00EF3DB3">
      <w:pPr>
        <w:rPr>
          <w:rFonts w:asciiTheme="minorHAnsi" w:hAnsiTheme="minorHAnsi" w:cstheme="minorHAnsi"/>
          <w:b/>
          <w:bCs/>
          <w:color w:val="F79646" w:themeColor="accent6"/>
          <w:u w:val="single"/>
        </w:rPr>
      </w:pPr>
    </w:p>
    <w:p w14:paraId="7BF4E76A" w14:textId="31E3ABAB" w:rsidR="00EF3DB3" w:rsidRDefault="00EF3DB3" w:rsidP="00EF3DB3">
      <w:pPr>
        <w:rPr>
          <w:rFonts w:ascii="Arial" w:hAnsi="Arial" w:cs="Arial"/>
        </w:rPr>
      </w:pPr>
      <w:r>
        <w:rPr>
          <w:rFonts w:asciiTheme="minorHAnsi" w:hAnsiTheme="minorHAnsi" w:cstheme="minorHAnsi"/>
          <w:b/>
          <w:bCs/>
        </w:rPr>
        <w:t>5</w:t>
      </w:r>
      <w:r w:rsidRPr="00313ED5">
        <w:rPr>
          <w:rFonts w:asciiTheme="minorHAnsi" w:hAnsiTheme="minorHAnsi" w:cstheme="minorHAnsi"/>
          <w:b/>
          <w:bCs/>
        </w:rPr>
        <w:t>.</w:t>
      </w:r>
      <w:r>
        <w:rPr>
          <w:rFonts w:asciiTheme="minorHAnsi" w:hAnsiTheme="minorHAnsi" w:cstheme="minorHAnsi"/>
          <w:b/>
          <w:bCs/>
        </w:rPr>
        <w:t>4</w:t>
      </w:r>
      <w:r w:rsidRPr="00313ED5">
        <w:rPr>
          <w:rFonts w:asciiTheme="minorHAnsi" w:hAnsiTheme="minorHAnsi" w:cstheme="minorHAnsi"/>
          <w:b/>
          <w:bCs/>
        </w:rPr>
        <w:t>.</w:t>
      </w:r>
      <w:r>
        <w:rPr>
          <w:rFonts w:asciiTheme="minorHAnsi" w:hAnsiTheme="minorHAnsi" w:cstheme="minorHAnsi"/>
          <w:b/>
          <w:bCs/>
        </w:rPr>
        <w:t>1</w:t>
      </w:r>
      <w:r w:rsidRPr="00313ED5">
        <w:rPr>
          <w:rFonts w:asciiTheme="minorHAnsi" w:hAnsiTheme="minorHAnsi" w:cstheme="minorHAnsi"/>
          <w:b/>
          <w:bCs/>
        </w:rPr>
        <w:t xml:space="preserve"> Functional Background.</w:t>
      </w:r>
      <w:r>
        <w:rPr>
          <w:rFonts w:ascii="Arial" w:hAnsi="Arial" w:cs="Arial"/>
        </w:rPr>
        <w:t xml:space="preserve"> </w:t>
      </w:r>
    </w:p>
    <w:p w14:paraId="7D5EC29E" w14:textId="3039F5EA" w:rsidR="00EF3DB3" w:rsidRDefault="00EF3DB3" w:rsidP="00EF3DB3">
      <w:pPr>
        <w:spacing w:after="120"/>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t xml:space="preserve">During the project’s F&amp;F phase, a new accounting recommendation was given to BSI and the </w:t>
      </w:r>
      <w:r w:rsidR="00F71B09">
        <w:rPr>
          <w:rFonts w:ascii="Calibri Light" w:eastAsia="Calibri" w:hAnsi="Calibri Light" w:cs="Tw Cen MT"/>
          <w:color w:val="000000"/>
          <w:sz w:val="22"/>
          <w:szCs w:val="23"/>
        </w:rPr>
        <w:t>sec lending payment will not be categorized as fee income instead of interest payment. This required new accounts to be opened and new categories to be used.</w:t>
      </w:r>
    </w:p>
    <w:p w14:paraId="517258FB" w14:textId="77777777" w:rsidR="00BE616E" w:rsidRDefault="00BE616E" w:rsidP="00EF3DB3">
      <w:pPr>
        <w:spacing w:after="120"/>
        <w:jc w:val="both"/>
        <w:rPr>
          <w:rFonts w:ascii="Calibri Light" w:eastAsia="Calibri" w:hAnsi="Calibri Light" w:cs="Tw Cen MT"/>
          <w:color w:val="000000"/>
          <w:sz w:val="22"/>
          <w:szCs w:val="23"/>
        </w:rPr>
      </w:pPr>
    </w:p>
    <w:p w14:paraId="03473DE5" w14:textId="15A7B861" w:rsidR="00BE616E" w:rsidRDefault="00BE616E" w:rsidP="00BE616E">
      <w:pPr>
        <w:rPr>
          <w:rFonts w:asciiTheme="minorHAnsi" w:hAnsiTheme="minorHAnsi" w:cstheme="minorHAnsi"/>
          <w:b/>
          <w:bCs/>
        </w:rPr>
      </w:pPr>
      <w:r w:rsidRPr="00B86242">
        <w:rPr>
          <w:rFonts w:asciiTheme="minorHAnsi" w:hAnsiTheme="minorHAnsi" w:cstheme="minorHAnsi"/>
          <w:b/>
          <w:bCs/>
        </w:rPr>
        <w:t>5.</w:t>
      </w:r>
      <w:r>
        <w:rPr>
          <w:rFonts w:asciiTheme="minorHAnsi" w:hAnsiTheme="minorHAnsi" w:cstheme="minorHAnsi"/>
          <w:b/>
          <w:bCs/>
        </w:rPr>
        <w:t>4</w:t>
      </w:r>
      <w:r w:rsidRPr="00B86242">
        <w:rPr>
          <w:rFonts w:asciiTheme="minorHAnsi" w:hAnsiTheme="minorHAnsi" w:cstheme="minorHAnsi"/>
          <w:b/>
          <w:bCs/>
        </w:rPr>
        <w:t>.2 Requirement definition:</w:t>
      </w:r>
    </w:p>
    <w:p w14:paraId="5F1E3A67" w14:textId="61AADA0D" w:rsidR="00BE616E" w:rsidRDefault="00BE616E" w:rsidP="00BE616E">
      <w:pPr>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t xml:space="preserve">The file attached shows the new </w:t>
      </w:r>
      <w:r w:rsidR="00E75B42">
        <w:rPr>
          <w:rFonts w:ascii="Calibri Light" w:eastAsia="Calibri" w:hAnsi="Calibri Light" w:cs="Tw Cen MT"/>
          <w:color w:val="000000"/>
          <w:sz w:val="22"/>
          <w:szCs w:val="23"/>
        </w:rPr>
        <w:t>accounting map:</w:t>
      </w:r>
    </w:p>
    <w:p w14:paraId="1B9C5812" w14:textId="77777777" w:rsidR="00E75B42" w:rsidRDefault="00E75B42" w:rsidP="00BE616E">
      <w:pPr>
        <w:jc w:val="both"/>
        <w:rPr>
          <w:rFonts w:ascii="Calibri Light" w:eastAsia="Calibri" w:hAnsi="Calibri Light" w:cs="Tw Cen MT"/>
          <w:color w:val="000000"/>
          <w:sz w:val="22"/>
          <w:szCs w:val="23"/>
        </w:rPr>
      </w:pPr>
    </w:p>
    <w:bookmarkStart w:id="17" w:name="_MON_1832300254"/>
    <w:bookmarkEnd w:id="17"/>
    <w:p w14:paraId="7E11F3A3" w14:textId="32925311" w:rsidR="00E75B42" w:rsidRDefault="00B10CAE" w:rsidP="00E75B42">
      <w:pPr>
        <w:jc w:val="center"/>
        <w:rPr>
          <w:rFonts w:ascii="Calibri Light" w:eastAsia="Calibri" w:hAnsi="Calibri Light" w:cs="Tw Cen MT"/>
          <w:color w:val="4F81BD" w:themeColor="accent1"/>
          <w:sz w:val="22"/>
          <w:szCs w:val="23"/>
        </w:rPr>
      </w:pPr>
      <w:ins w:id="18" w:author="Sadis Alvarenga" w:date="2026-02-11T07:31:00Z" w16du:dateUtc="2026-02-11T12:31:00Z">
        <w:r>
          <w:rPr>
            <w:rFonts w:ascii="Calibri Light" w:eastAsia="Calibri" w:hAnsi="Calibri Light" w:cs="Tw Cen MT"/>
            <w:color w:val="4F81BD" w:themeColor="accent1"/>
            <w:sz w:val="22"/>
            <w:szCs w:val="23"/>
          </w:rPr>
          <w:object w:dxaOrig="1376" w:dyaOrig="893" w14:anchorId="11BCA117">
            <v:shape id="_x0000_i1025" type="#_x0000_t75" style="width:66pt;height:45.5pt" o:ole="">
              <v:imagedata r:id="rId24" o:title=""/>
            </v:shape>
            <o:OLEObject Type="Embed" ProgID="Excel.Sheet.12" ShapeID="_x0000_i1025" DrawAspect="Icon" ObjectID="_1839510428" r:id="rId25"/>
          </w:object>
        </w:r>
      </w:ins>
    </w:p>
    <w:p w14:paraId="65C53C89" w14:textId="77777777" w:rsidR="00E7103F" w:rsidRDefault="00E7103F" w:rsidP="00E75B42">
      <w:pPr>
        <w:jc w:val="center"/>
        <w:rPr>
          <w:rFonts w:ascii="Calibri Light" w:eastAsia="Calibri" w:hAnsi="Calibri Light" w:cs="Tw Cen MT"/>
          <w:color w:val="4F81BD" w:themeColor="accent1"/>
          <w:sz w:val="22"/>
          <w:szCs w:val="23"/>
        </w:rPr>
      </w:pPr>
    </w:p>
    <w:p w14:paraId="654B54FF" w14:textId="77777777" w:rsidR="00E7103F" w:rsidRDefault="00E7103F" w:rsidP="00E75B42">
      <w:pPr>
        <w:jc w:val="center"/>
        <w:rPr>
          <w:rFonts w:ascii="Calibri Light" w:eastAsia="Calibri" w:hAnsi="Calibri Light" w:cs="Tw Cen MT"/>
          <w:color w:val="4F81BD" w:themeColor="accent1"/>
          <w:sz w:val="22"/>
          <w:szCs w:val="23"/>
        </w:rPr>
      </w:pPr>
    </w:p>
    <w:p w14:paraId="6716F0C8" w14:textId="21BBFF22" w:rsidR="00E7103F" w:rsidRDefault="00EA5BA7" w:rsidP="00E7103F">
      <w:pPr>
        <w:rPr>
          <w:rFonts w:asciiTheme="minorHAnsi" w:hAnsiTheme="minorHAnsi" w:cstheme="minorHAnsi"/>
          <w:b/>
          <w:bCs/>
          <w:color w:val="F79646" w:themeColor="accent6"/>
          <w:u w:val="single"/>
        </w:rPr>
      </w:pPr>
      <w:r>
        <w:rPr>
          <w:rFonts w:asciiTheme="minorHAnsi" w:hAnsiTheme="minorHAnsi" w:cstheme="minorHAnsi"/>
          <w:b/>
          <w:bCs/>
          <w:color w:val="F79646" w:themeColor="accent6"/>
          <w:u w:val="single"/>
        </w:rPr>
        <w:t xml:space="preserve">Improve T24 </w:t>
      </w:r>
      <w:proofErr w:type="spellStart"/>
      <w:r>
        <w:rPr>
          <w:rFonts w:asciiTheme="minorHAnsi" w:hAnsiTheme="minorHAnsi" w:cstheme="minorHAnsi"/>
          <w:b/>
          <w:bCs/>
          <w:color w:val="F79646" w:themeColor="accent6"/>
          <w:u w:val="single"/>
        </w:rPr>
        <w:t>Accurals</w:t>
      </w:r>
      <w:proofErr w:type="spellEnd"/>
      <w:r>
        <w:rPr>
          <w:rFonts w:asciiTheme="minorHAnsi" w:hAnsiTheme="minorHAnsi" w:cstheme="minorHAnsi"/>
          <w:b/>
          <w:bCs/>
          <w:color w:val="F79646" w:themeColor="accent6"/>
          <w:u w:val="single"/>
        </w:rPr>
        <w:t xml:space="preserve"> Report</w:t>
      </w:r>
    </w:p>
    <w:p w14:paraId="65AEEE05" w14:textId="77777777" w:rsidR="00E7103F" w:rsidRDefault="00E7103F" w:rsidP="00E7103F">
      <w:pPr>
        <w:rPr>
          <w:rFonts w:ascii="Calibri Light" w:eastAsia="Calibri" w:hAnsi="Calibri Light" w:cs="Tw Cen MT"/>
          <w:color w:val="000000"/>
          <w:sz w:val="22"/>
          <w:szCs w:val="23"/>
        </w:rPr>
      </w:pPr>
    </w:p>
    <w:p w14:paraId="57DE848A" w14:textId="77777777" w:rsidR="00216CC5" w:rsidRPr="00216CC5" w:rsidRDefault="00216CC5" w:rsidP="00DD4230">
      <w:p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b/>
          <w:bCs/>
          <w:color w:val="000000"/>
          <w:sz w:val="22"/>
          <w:szCs w:val="23"/>
          <w:lang w:val="en-US"/>
        </w:rPr>
        <w:t>T24 – List Client Accruals query:</w:t>
      </w:r>
    </w:p>
    <w:p w14:paraId="0E8F8005" w14:textId="1B736E01" w:rsidR="00216CC5" w:rsidRPr="00216CC5" w:rsidRDefault="00216CC5" w:rsidP="00216CC5">
      <w:pPr>
        <w:numPr>
          <w:ilvl w:val="0"/>
          <w:numId w:val="28"/>
        </w:num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color w:val="000000"/>
          <w:sz w:val="22"/>
          <w:szCs w:val="23"/>
          <w:lang w:val="en-US"/>
        </w:rPr>
        <w:t>Please include ISIN before security master column</w:t>
      </w:r>
      <w:r w:rsidR="00DD4230">
        <w:rPr>
          <w:rFonts w:ascii="Calibri Light" w:eastAsia="Calibri" w:hAnsi="Calibri Light" w:cs="Tw Cen MT"/>
          <w:color w:val="000000"/>
          <w:sz w:val="22"/>
          <w:szCs w:val="23"/>
          <w:lang w:val="en-US"/>
        </w:rPr>
        <w:t>.</w:t>
      </w:r>
    </w:p>
    <w:p w14:paraId="322F0A25" w14:textId="77777777" w:rsidR="00216CC5" w:rsidRPr="00216CC5" w:rsidRDefault="00216CC5" w:rsidP="00216CC5">
      <w:p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color w:val="000000"/>
          <w:sz w:val="22"/>
          <w:szCs w:val="23"/>
          <w:lang w:val="en-US"/>
        </w:rPr>
        <w:t> </w:t>
      </w:r>
    </w:p>
    <w:p w14:paraId="51A50E79" w14:textId="39E1B3E7" w:rsidR="00216CC5" w:rsidRPr="00216CC5" w:rsidRDefault="00DD4230" w:rsidP="00216CC5">
      <w:pPr>
        <w:numPr>
          <w:ilvl w:val="0"/>
          <w:numId w:val="29"/>
        </w:numPr>
        <w:spacing w:after="120"/>
        <w:jc w:val="both"/>
        <w:rPr>
          <w:rFonts w:ascii="Calibri Light" w:eastAsia="Calibri" w:hAnsi="Calibri Light" w:cs="Tw Cen MT"/>
          <w:color w:val="000000"/>
          <w:sz w:val="22"/>
          <w:szCs w:val="23"/>
          <w:lang w:val="en-US"/>
        </w:rPr>
      </w:pPr>
      <w:r>
        <w:rPr>
          <w:rFonts w:ascii="Calibri Light" w:eastAsia="Calibri" w:hAnsi="Calibri Light" w:cs="Tw Cen MT"/>
          <w:b/>
          <w:bCs/>
          <w:color w:val="000000"/>
          <w:sz w:val="22"/>
          <w:szCs w:val="23"/>
          <w:lang w:val="en-US"/>
        </w:rPr>
        <w:t>Set</w:t>
      </w:r>
      <w:r w:rsidR="00216CC5" w:rsidRPr="00216CC5">
        <w:rPr>
          <w:rFonts w:ascii="Calibri Light" w:eastAsia="Calibri" w:hAnsi="Calibri Light" w:cs="Tw Cen MT"/>
          <w:b/>
          <w:bCs/>
          <w:color w:val="000000"/>
          <w:sz w:val="22"/>
          <w:szCs w:val="23"/>
          <w:lang w:val="en-US"/>
        </w:rPr>
        <w:t xml:space="preserve"> up daily and monthly accrual reports to be automatically stored in the following folders (if possible):</w:t>
      </w:r>
    </w:p>
    <w:p w14:paraId="32150FE0" w14:textId="7EB2C9DE" w:rsidR="00360D38" w:rsidRPr="00360D38" w:rsidRDefault="00216CC5" w:rsidP="00360D38">
      <w:pPr>
        <w:numPr>
          <w:ilvl w:val="0"/>
          <w:numId w:val="31"/>
        </w:numPr>
        <w:spacing w:after="120"/>
        <w:jc w:val="both"/>
        <w:rPr>
          <w:rFonts w:ascii="Calibri Light" w:eastAsia="Calibri" w:hAnsi="Calibri Light" w:cs="Tw Cen MT"/>
          <w:i/>
          <w:iCs/>
          <w:color w:val="000000"/>
          <w:sz w:val="22"/>
          <w:szCs w:val="23"/>
          <w:lang w:val="en-US"/>
        </w:rPr>
      </w:pPr>
      <w:r w:rsidRPr="00216CC5">
        <w:rPr>
          <w:rFonts w:ascii="Calibri Light" w:eastAsia="Calibri" w:hAnsi="Calibri Light" w:cs="Tw Cen MT"/>
          <w:color w:val="000000"/>
          <w:sz w:val="22"/>
          <w:szCs w:val="23"/>
          <w:u w:val="single"/>
          <w:lang w:val="en-US"/>
        </w:rPr>
        <w:t>Daily Accruals Report</w:t>
      </w:r>
      <w:r w:rsidR="00360D38">
        <w:rPr>
          <w:rFonts w:ascii="Calibri Light" w:eastAsia="Calibri" w:hAnsi="Calibri Light" w:cs="Tw Cen MT"/>
          <w:color w:val="000000"/>
          <w:sz w:val="22"/>
          <w:szCs w:val="23"/>
          <w:lang w:val="en-US"/>
        </w:rPr>
        <w:t xml:space="preserve">: </w:t>
      </w:r>
      <w:r w:rsidR="00360D38" w:rsidRPr="00360D38">
        <w:rPr>
          <w:rFonts w:ascii="Calibri Light" w:eastAsia="Calibri" w:hAnsi="Calibri Light" w:cs="Tw Cen MT"/>
          <w:i/>
          <w:iCs/>
          <w:color w:val="000000"/>
          <w:sz w:val="22"/>
          <w:szCs w:val="23"/>
          <w:lang w:val="en-US"/>
        </w:rPr>
        <w:t>K:\Apps\Globus_RPTARC\data\TREASURY/SecLendingAccruals</w:t>
      </w:r>
    </w:p>
    <w:p w14:paraId="77E721E8" w14:textId="6D0EC722" w:rsidR="00216CC5" w:rsidRPr="00216CC5" w:rsidRDefault="00216CC5" w:rsidP="00866C6A">
      <w:pPr>
        <w:numPr>
          <w:ilvl w:val="0"/>
          <w:numId w:val="31"/>
        </w:num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color w:val="000000"/>
          <w:sz w:val="22"/>
          <w:szCs w:val="23"/>
          <w:lang w:val="en-US"/>
        </w:rPr>
        <w:t>To be automatically stored every business morning for the previous position date(s)</w:t>
      </w:r>
    </w:p>
    <w:p w14:paraId="790CB378" w14:textId="77777777" w:rsidR="00216CC5" w:rsidRPr="00216CC5" w:rsidRDefault="00216CC5" w:rsidP="00216CC5">
      <w:pPr>
        <w:numPr>
          <w:ilvl w:val="1"/>
          <w:numId w:val="32"/>
        </w:num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color w:val="000000"/>
          <w:sz w:val="22"/>
          <w:szCs w:val="23"/>
          <w:lang w:val="en-US"/>
        </w:rPr>
        <w:t>Weekends and holidays should be stored as well</w:t>
      </w:r>
    </w:p>
    <w:p w14:paraId="774DFBE6" w14:textId="77777777" w:rsidR="00216CC5" w:rsidRPr="00216CC5" w:rsidRDefault="00216CC5" w:rsidP="00216CC5">
      <w:pPr>
        <w:numPr>
          <w:ilvl w:val="1"/>
          <w:numId w:val="32"/>
        </w:num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color w:val="000000"/>
          <w:sz w:val="22"/>
          <w:szCs w:val="23"/>
          <w:lang w:val="en-US"/>
        </w:rPr>
        <w:t>Make sure ISIN is on report please (before Security Master)</w:t>
      </w:r>
    </w:p>
    <w:p w14:paraId="05C5A9C2" w14:textId="77777777" w:rsidR="00216CC5" w:rsidRPr="00216CC5" w:rsidRDefault="00216CC5" w:rsidP="00216CC5">
      <w:p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color w:val="000000"/>
          <w:sz w:val="22"/>
          <w:szCs w:val="23"/>
          <w:lang w:val="en-US"/>
        </w:rPr>
        <w:t> </w:t>
      </w:r>
    </w:p>
    <w:p w14:paraId="3FD91065" w14:textId="6262E032" w:rsidR="00360D38" w:rsidRPr="00360D38" w:rsidRDefault="00216CC5" w:rsidP="00360D38">
      <w:pPr>
        <w:numPr>
          <w:ilvl w:val="0"/>
          <w:numId w:val="34"/>
        </w:numPr>
        <w:spacing w:after="120"/>
        <w:jc w:val="both"/>
        <w:rPr>
          <w:rFonts w:ascii="Calibri Light" w:eastAsia="Calibri" w:hAnsi="Calibri Light" w:cs="Tw Cen MT"/>
          <w:i/>
          <w:iCs/>
          <w:color w:val="000000"/>
          <w:sz w:val="22"/>
          <w:szCs w:val="23"/>
          <w:lang w:val="en-US"/>
        </w:rPr>
      </w:pPr>
      <w:r w:rsidRPr="00216CC5">
        <w:rPr>
          <w:rFonts w:ascii="Calibri Light" w:eastAsia="Calibri" w:hAnsi="Calibri Light" w:cs="Tw Cen MT"/>
          <w:color w:val="000000"/>
          <w:sz w:val="22"/>
          <w:szCs w:val="23"/>
          <w:u w:val="single"/>
          <w:lang w:val="en-US"/>
        </w:rPr>
        <w:t xml:space="preserve">Monthly Accruals </w:t>
      </w:r>
      <w:proofErr w:type="gramStart"/>
      <w:r w:rsidRPr="00216CC5">
        <w:rPr>
          <w:rFonts w:ascii="Calibri Light" w:eastAsia="Calibri" w:hAnsi="Calibri Light" w:cs="Tw Cen MT"/>
          <w:color w:val="000000"/>
          <w:sz w:val="22"/>
          <w:szCs w:val="23"/>
          <w:u w:val="single"/>
          <w:lang w:val="en-US"/>
        </w:rPr>
        <w:t>Report </w:t>
      </w:r>
      <w:r w:rsidR="00360D38">
        <w:rPr>
          <w:rFonts w:ascii="Calibri Light" w:eastAsia="Calibri" w:hAnsi="Calibri Light" w:cs="Tw Cen MT"/>
          <w:color w:val="000000"/>
          <w:sz w:val="22"/>
          <w:szCs w:val="23"/>
          <w:u w:val="single"/>
          <w:lang w:val="en-US"/>
        </w:rPr>
        <w:t>:</w:t>
      </w:r>
      <w:proofErr w:type="gramEnd"/>
      <w:r w:rsidR="00360D38">
        <w:rPr>
          <w:rFonts w:ascii="Calibri Light" w:eastAsia="Calibri" w:hAnsi="Calibri Light" w:cs="Tw Cen MT"/>
          <w:color w:val="000000"/>
          <w:sz w:val="22"/>
          <w:szCs w:val="23"/>
          <w:u w:val="single"/>
          <w:lang w:val="en-US"/>
        </w:rPr>
        <w:t xml:space="preserve"> </w:t>
      </w:r>
      <w:r w:rsidR="00360D38" w:rsidRPr="00360D38">
        <w:rPr>
          <w:rFonts w:ascii="Calibri Light" w:eastAsia="Calibri" w:hAnsi="Calibri Light" w:cs="Tw Cen MT"/>
          <w:i/>
          <w:iCs/>
          <w:color w:val="000000"/>
          <w:sz w:val="22"/>
          <w:szCs w:val="23"/>
          <w:lang w:val="en-US"/>
        </w:rPr>
        <w:t>K:\Apps\Globus_RPTARC\data\TREASURY/SecLendingAccruals</w:t>
      </w:r>
    </w:p>
    <w:p w14:paraId="39E320B1" w14:textId="0556D813" w:rsidR="00216CC5" w:rsidRPr="00216CC5" w:rsidRDefault="00216CC5" w:rsidP="008000BE">
      <w:pPr>
        <w:numPr>
          <w:ilvl w:val="0"/>
          <w:numId w:val="34"/>
        </w:num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color w:val="000000"/>
          <w:sz w:val="22"/>
          <w:szCs w:val="23"/>
          <w:lang w:val="en-US"/>
        </w:rPr>
        <w:t xml:space="preserve">To be automatically </w:t>
      </w:r>
      <w:proofErr w:type="gramStart"/>
      <w:r w:rsidRPr="00216CC5">
        <w:rPr>
          <w:rFonts w:ascii="Calibri Light" w:eastAsia="Calibri" w:hAnsi="Calibri Light" w:cs="Tw Cen MT"/>
          <w:color w:val="000000"/>
          <w:sz w:val="22"/>
          <w:szCs w:val="23"/>
          <w:lang w:val="en-US"/>
        </w:rPr>
        <w:t>stored</w:t>
      </w:r>
      <w:proofErr w:type="gramEnd"/>
      <w:r w:rsidRPr="00216CC5">
        <w:rPr>
          <w:rFonts w:ascii="Calibri Light" w:eastAsia="Calibri" w:hAnsi="Calibri Light" w:cs="Tw Cen MT"/>
          <w:color w:val="000000"/>
          <w:sz w:val="22"/>
          <w:szCs w:val="23"/>
          <w:lang w:val="en-US"/>
        </w:rPr>
        <w:t xml:space="preserve"> the first business day of the month, for all position dates for the previous month</w:t>
      </w:r>
    </w:p>
    <w:p w14:paraId="5969FF64" w14:textId="77777777" w:rsidR="00216CC5" w:rsidRPr="00216CC5" w:rsidRDefault="00216CC5" w:rsidP="00216CC5">
      <w:pPr>
        <w:numPr>
          <w:ilvl w:val="1"/>
          <w:numId w:val="35"/>
        </w:num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color w:val="000000"/>
          <w:sz w:val="22"/>
          <w:szCs w:val="23"/>
          <w:lang w:val="en-US"/>
        </w:rPr>
        <w:t>Weekends and holidays should be stored as well</w:t>
      </w:r>
    </w:p>
    <w:p w14:paraId="5277780B" w14:textId="77777777" w:rsidR="00216CC5" w:rsidRPr="00216CC5" w:rsidRDefault="00216CC5" w:rsidP="00216CC5">
      <w:pPr>
        <w:numPr>
          <w:ilvl w:val="1"/>
          <w:numId w:val="35"/>
        </w:num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color w:val="000000"/>
          <w:sz w:val="22"/>
          <w:szCs w:val="23"/>
          <w:lang w:val="en-US"/>
        </w:rPr>
        <w:t>Make sure ISIN on report please (before Security Master)</w:t>
      </w:r>
    </w:p>
    <w:p w14:paraId="4C451A3B" w14:textId="77777777" w:rsidR="00216CC5" w:rsidRPr="00216CC5" w:rsidRDefault="00216CC5" w:rsidP="00216CC5">
      <w:p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color w:val="000000"/>
          <w:sz w:val="22"/>
          <w:szCs w:val="23"/>
          <w:lang w:val="en-US"/>
        </w:rPr>
        <w:lastRenderedPageBreak/>
        <w:t> </w:t>
      </w:r>
    </w:p>
    <w:p w14:paraId="120C3A47" w14:textId="5DCE0D47" w:rsidR="00216CC5" w:rsidRPr="00216CC5" w:rsidRDefault="00216CC5" w:rsidP="00216CC5">
      <w:pPr>
        <w:numPr>
          <w:ilvl w:val="0"/>
          <w:numId w:val="36"/>
        </w:num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b/>
          <w:bCs/>
          <w:color w:val="000000"/>
          <w:sz w:val="22"/>
          <w:szCs w:val="23"/>
          <w:lang w:val="en-US"/>
        </w:rPr>
        <w:t xml:space="preserve">Once the above reports start being auto generated, send us a one-time file for all previous position </w:t>
      </w:r>
      <w:proofErr w:type="gramStart"/>
      <w:r w:rsidRPr="00216CC5">
        <w:rPr>
          <w:rFonts w:ascii="Calibri Light" w:eastAsia="Calibri" w:hAnsi="Calibri Light" w:cs="Tw Cen MT"/>
          <w:b/>
          <w:bCs/>
          <w:color w:val="000000"/>
          <w:sz w:val="22"/>
          <w:szCs w:val="23"/>
          <w:lang w:val="en-US"/>
        </w:rPr>
        <w:t>dates?</w:t>
      </w:r>
      <w:proofErr w:type="gramEnd"/>
    </w:p>
    <w:p w14:paraId="7A247E65" w14:textId="77777777" w:rsidR="00216CC5" w:rsidRPr="00216CC5" w:rsidRDefault="00216CC5" w:rsidP="00216CC5">
      <w:pPr>
        <w:numPr>
          <w:ilvl w:val="0"/>
          <w:numId w:val="37"/>
        </w:num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color w:val="000000"/>
          <w:sz w:val="22"/>
          <w:szCs w:val="23"/>
          <w:lang w:val="en-US"/>
        </w:rPr>
        <w:t>This is so we can successfully back test and validate all previous data (Inv rates, accruals, etc.).</w:t>
      </w:r>
    </w:p>
    <w:p w14:paraId="6511E944" w14:textId="77777777" w:rsidR="00216CC5" w:rsidRPr="00216CC5" w:rsidRDefault="00216CC5" w:rsidP="00216CC5">
      <w:pPr>
        <w:spacing w:after="120"/>
        <w:jc w:val="both"/>
        <w:rPr>
          <w:rFonts w:ascii="Calibri Light" w:eastAsia="Calibri" w:hAnsi="Calibri Light" w:cs="Tw Cen MT"/>
          <w:color w:val="000000"/>
          <w:sz w:val="22"/>
          <w:szCs w:val="23"/>
          <w:lang w:val="en-US"/>
        </w:rPr>
      </w:pPr>
      <w:r w:rsidRPr="00216CC5">
        <w:rPr>
          <w:rFonts w:ascii="Calibri Light" w:eastAsia="Calibri" w:hAnsi="Calibri Light" w:cs="Tw Cen MT"/>
          <w:color w:val="000000"/>
          <w:sz w:val="22"/>
          <w:szCs w:val="23"/>
          <w:lang w:val="en-US"/>
        </w:rPr>
        <w:t> </w:t>
      </w:r>
    </w:p>
    <w:p w14:paraId="7E399CF4" w14:textId="77777777" w:rsidR="00BE616E" w:rsidRPr="00216CC5" w:rsidRDefault="00BE616E" w:rsidP="00EF3DB3">
      <w:pPr>
        <w:spacing w:after="120"/>
        <w:jc w:val="both"/>
        <w:rPr>
          <w:rFonts w:ascii="Calibri Light" w:eastAsia="Calibri" w:hAnsi="Calibri Light" w:cs="Tw Cen MT"/>
          <w:color w:val="000000"/>
          <w:sz w:val="22"/>
          <w:szCs w:val="23"/>
          <w:lang w:val="en-US"/>
        </w:rPr>
      </w:pPr>
    </w:p>
    <w:p w14:paraId="2CAA78A2" w14:textId="796ED195" w:rsidR="00CA6264" w:rsidRDefault="00F54540" w:rsidP="00CA6264">
      <w:pPr>
        <w:rPr>
          <w:rFonts w:asciiTheme="minorHAnsi" w:hAnsiTheme="minorHAnsi" w:cstheme="minorHAnsi"/>
          <w:b/>
          <w:bCs/>
          <w:color w:val="F79646" w:themeColor="accent6"/>
          <w:u w:val="single"/>
        </w:rPr>
      </w:pPr>
      <w:r>
        <w:rPr>
          <w:rFonts w:asciiTheme="minorHAnsi" w:hAnsiTheme="minorHAnsi" w:cstheme="minorHAnsi"/>
          <w:b/>
          <w:bCs/>
          <w:color w:val="F79646" w:themeColor="accent6"/>
          <w:u w:val="single"/>
        </w:rPr>
        <w:t>Daily T24 control – Notional Limit</w:t>
      </w:r>
    </w:p>
    <w:p w14:paraId="7E541D4C" w14:textId="77777777" w:rsidR="00EF3DB3" w:rsidRDefault="00EF3DB3" w:rsidP="00EF3DB3">
      <w:pPr>
        <w:rPr>
          <w:rFonts w:asciiTheme="minorHAnsi" w:hAnsiTheme="minorHAnsi" w:cstheme="minorHAnsi"/>
          <w:b/>
          <w:bCs/>
          <w:color w:val="F79646" w:themeColor="accent6"/>
          <w:u w:val="single"/>
        </w:rPr>
      </w:pPr>
    </w:p>
    <w:p w14:paraId="3D83003B" w14:textId="15A39DEC" w:rsidR="00F54540" w:rsidRDefault="00F54540" w:rsidP="00F54540">
      <w:pPr>
        <w:rPr>
          <w:rFonts w:ascii="Arial" w:hAnsi="Arial" w:cs="Arial"/>
        </w:rPr>
      </w:pPr>
      <w:r>
        <w:rPr>
          <w:rFonts w:asciiTheme="minorHAnsi" w:hAnsiTheme="minorHAnsi" w:cstheme="minorHAnsi"/>
          <w:b/>
          <w:bCs/>
        </w:rPr>
        <w:t>5</w:t>
      </w:r>
      <w:r w:rsidRPr="00313ED5">
        <w:rPr>
          <w:rFonts w:asciiTheme="minorHAnsi" w:hAnsiTheme="minorHAnsi" w:cstheme="minorHAnsi"/>
          <w:b/>
          <w:bCs/>
        </w:rPr>
        <w:t>.</w:t>
      </w:r>
      <w:r>
        <w:rPr>
          <w:rFonts w:asciiTheme="minorHAnsi" w:hAnsiTheme="minorHAnsi" w:cstheme="minorHAnsi"/>
          <w:b/>
          <w:bCs/>
        </w:rPr>
        <w:t>5</w:t>
      </w:r>
      <w:r w:rsidRPr="00313ED5">
        <w:rPr>
          <w:rFonts w:asciiTheme="minorHAnsi" w:hAnsiTheme="minorHAnsi" w:cstheme="minorHAnsi"/>
          <w:b/>
          <w:bCs/>
        </w:rPr>
        <w:t>.</w:t>
      </w:r>
      <w:r>
        <w:rPr>
          <w:rFonts w:asciiTheme="minorHAnsi" w:hAnsiTheme="minorHAnsi" w:cstheme="minorHAnsi"/>
          <w:b/>
          <w:bCs/>
        </w:rPr>
        <w:t>1</w:t>
      </w:r>
      <w:r w:rsidRPr="00313ED5">
        <w:rPr>
          <w:rFonts w:asciiTheme="minorHAnsi" w:hAnsiTheme="minorHAnsi" w:cstheme="minorHAnsi"/>
          <w:b/>
          <w:bCs/>
        </w:rPr>
        <w:t xml:space="preserve"> Functional Background.</w:t>
      </w:r>
      <w:r>
        <w:rPr>
          <w:rFonts w:ascii="Arial" w:hAnsi="Arial" w:cs="Arial"/>
        </w:rPr>
        <w:t xml:space="preserve"> </w:t>
      </w:r>
    </w:p>
    <w:p w14:paraId="65ACAB93" w14:textId="59DFF787" w:rsidR="00F54540" w:rsidRDefault="00F54540" w:rsidP="00F54540">
      <w:pPr>
        <w:spacing w:after="120"/>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t xml:space="preserve">During the project’s first phase, a daily control was implemented in T24 to ensure that we are not lending more than USD 250MM to each counterparty. This control uses the Loan Position Report received from JP Morgan, checks all the loans to each counterparty and ensure that the sums of the loan </w:t>
      </w:r>
      <w:proofErr w:type="spellStart"/>
      <w:r>
        <w:rPr>
          <w:rFonts w:ascii="Calibri Light" w:eastAsia="Calibri" w:hAnsi="Calibri Light" w:cs="Tw Cen MT"/>
          <w:color w:val="000000"/>
          <w:sz w:val="22"/>
          <w:szCs w:val="23"/>
        </w:rPr>
        <w:t>notionals</w:t>
      </w:r>
      <w:proofErr w:type="spellEnd"/>
      <w:r>
        <w:rPr>
          <w:rFonts w:ascii="Calibri Light" w:eastAsia="Calibri" w:hAnsi="Calibri Light" w:cs="Tw Cen MT"/>
          <w:color w:val="000000"/>
          <w:sz w:val="22"/>
          <w:szCs w:val="23"/>
        </w:rPr>
        <w:t xml:space="preserve"> are never above USD 250 MM per counterparty.</w:t>
      </w:r>
    </w:p>
    <w:p w14:paraId="1386F575" w14:textId="77777777" w:rsidR="00F54540" w:rsidRDefault="00F54540" w:rsidP="00F54540">
      <w:pPr>
        <w:spacing w:after="120"/>
        <w:jc w:val="both"/>
        <w:rPr>
          <w:rFonts w:ascii="Calibri Light" w:eastAsia="Calibri" w:hAnsi="Calibri Light" w:cs="Tw Cen MT"/>
          <w:color w:val="000000"/>
          <w:sz w:val="22"/>
          <w:szCs w:val="23"/>
        </w:rPr>
      </w:pPr>
    </w:p>
    <w:p w14:paraId="1A5BF295" w14:textId="438B811A" w:rsidR="00F54540" w:rsidRDefault="00F54540" w:rsidP="00F54540">
      <w:pPr>
        <w:rPr>
          <w:rFonts w:asciiTheme="minorHAnsi" w:hAnsiTheme="minorHAnsi" w:cstheme="minorHAnsi"/>
          <w:b/>
          <w:bCs/>
        </w:rPr>
      </w:pPr>
      <w:r w:rsidRPr="00B86242">
        <w:rPr>
          <w:rFonts w:asciiTheme="minorHAnsi" w:hAnsiTheme="minorHAnsi" w:cstheme="minorHAnsi"/>
          <w:b/>
          <w:bCs/>
        </w:rPr>
        <w:t>5.</w:t>
      </w:r>
      <w:r>
        <w:rPr>
          <w:rFonts w:asciiTheme="minorHAnsi" w:hAnsiTheme="minorHAnsi" w:cstheme="minorHAnsi"/>
          <w:b/>
          <w:bCs/>
        </w:rPr>
        <w:t>5</w:t>
      </w:r>
      <w:r w:rsidRPr="00B86242">
        <w:rPr>
          <w:rFonts w:asciiTheme="minorHAnsi" w:hAnsiTheme="minorHAnsi" w:cstheme="minorHAnsi"/>
          <w:b/>
          <w:bCs/>
        </w:rPr>
        <w:t>.2 Requirement definition:</w:t>
      </w:r>
    </w:p>
    <w:p w14:paraId="5475F114" w14:textId="05865884" w:rsidR="00F54540" w:rsidRDefault="00F54540" w:rsidP="00F54540">
      <w:pPr>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t xml:space="preserve">The business </w:t>
      </w:r>
      <w:r w:rsidR="00567F85">
        <w:rPr>
          <w:rFonts w:ascii="Calibri Light" w:eastAsia="Calibri" w:hAnsi="Calibri Light" w:cs="Tw Cen MT"/>
          <w:color w:val="000000"/>
          <w:sz w:val="22"/>
          <w:szCs w:val="23"/>
        </w:rPr>
        <w:t xml:space="preserve">wants to increase the size of the loans to some counterparties to allow USD 5OOMM for 9 strategic borrowers. Since the business can decide to increase/decrease the size of loans again in the future, ideally the solution should </w:t>
      </w:r>
      <w:proofErr w:type="gramStart"/>
      <w:r w:rsidR="00567F85">
        <w:rPr>
          <w:rFonts w:ascii="Calibri Light" w:eastAsia="Calibri" w:hAnsi="Calibri Light" w:cs="Tw Cen MT"/>
          <w:color w:val="000000"/>
          <w:sz w:val="22"/>
          <w:szCs w:val="23"/>
        </w:rPr>
        <w:t>allows</w:t>
      </w:r>
      <w:proofErr w:type="gramEnd"/>
      <w:r w:rsidR="00567F85">
        <w:rPr>
          <w:rFonts w:ascii="Calibri Light" w:eastAsia="Calibri" w:hAnsi="Calibri Light" w:cs="Tw Cen MT"/>
          <w:color w:val="000000"/>
          <w:sz w:val="22"/>
          <w:szCs w:val="23"/>
        </w:rPr>
        <w:t xml:space="preserve"> us to have a “table” in T24 that would </w:t>
      </w:r>
      <w:proofErr w:type="spellStart"/>
      <w:r w:rsidR="00567F85">
        <w:rPr>
          <w:rFonts w:ascii="Calibri Light" w:eastAsia="Calibri" w:hAnsi="Calibri Light" w:cs="Tw Cen MT"/>
          <w:color w:val="000000"/>
          <w:sz w:val="22"/>
          <w:szCs w:val="23"/>
        </w:rPr>
        <w:t>allos</w:t>
      </w:r>
      <w:proofErr w:type="spellEnd"/>
      <w:r w:rsidR="00567F85">
        <w:rPr>
          <w:rFonts w:ascii="Calibri Light" w:eastAsia="Calibri" w:hAnsi="Calibri Light" w:cs="Tw Cen MT"/>
          <w:color w:val="000000"/>
          <w:sz w:val="22"/>
          <w:szCs w:val="23"/>
        </w:rPr>
        <w:t xml:space="preserve"> to define the limits per counterparty as a parameter that we can easily change in the future.</w:t>
      </w:r>
    </w:p>
    <w:p w14:paraId="7700A4B9" w14:textId="77777777" w:rsidR="00567F85" w:rsidRDefault="00567F85" w:rsidP="00F54540">
      <w:pPr>
        <w:jc w:val="both"/>
        <w:rPr>
          <w:rFonts w:ascii="Calibri Light" w:eastAsia="Calibri" w:hAnsi="Calibri Light" w:cs="Tw Cen MT"/>
          <w:color w:val="000000"/>
          <w:sz w:val="22"/>
          <w:szCs w:val="23"/>
        </w:rPr>
      </w:pPr>
    </w:p>
    <w:p w14:paraId="47A7F5B0" w14:textId="17F1A1A1" w:rsidR="00567F85" w:rsidRDefault="00567F85" w:rsidP="00F54540">
      <w:pPr>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t>Right now, those are the counterparties that wil</w:t>
      </w:r>
      <w:r w:rsidR="001D5B8D">
        <w:rPr>
          <w:rFonts w:ascii="Calibri Light" w:eastAsia="Calibri" w:hAnsi="Calibri Light" w:cs="Tw Cen MT"/>
          <w:color w:val="000000"/>
          <w:sz w:val="22"/>
          <w:szCs w:val="23"/>
        </w:rPr>
        <w:t xml:space="preserve">l </w:t>
      </w:r>
      <w:proofErr w:type="spellStart"/>
      <w:r w:rsidR="001D5B8D">
        <w:rPr>
          <w:rFonts w:ascii="Calibri Light" w:eastAsia="Calibri" w:hAnsi="Calibri Light" w:cs="Tw Cen MT"/>
          <w:color w:val="000000"/>
          <w:sz w:val="22"/>
          <w:szCs w:val="23"/>
        </w:rPr>
        <w:t>havea</w:t>
      </w:r>
      <w:proofErr w:type="spellEnd"/>
      <w:r w:rsidR="001D5B8D">
        <w:rPr>
          <w:rFonts w:ascii="Calibri Light" w:eastAsia="Calibri" w:hAnsi="Calibri Light" w:cs="Tw Cen MT"/>
          <w:color w:val="000000"/>
          <w:sz w:val="22"/>
          <w:szCs w:val="23"/>
        </w:rPr>
        <w:t xml:space="preserve"> limit of 500MM:</w:t>
      </w:r>
    </w:p>
    <w:p w14:paraId="412AC65D" w14:textId="77777777" w:rsidR="001D5B8D" w:rsidRDefault="001D5B8D" w:rsidP="00F54540">
      <w:pPr>
        <w:jc w:val="both"/>
        <w:rPr>
          <w:rFonts w:ascii="Calibri Light" w:eastAsia="Calibri" w:hAnsi="Calibri Light" w:cs="Tw Cen MT"/>
          <w:color w:val="000000"/>
          <w:sz w:val="22"/>
          <w:szCs w:val="23"/>
        </w:rPr>
      </w:pPr>
    </w:p>
    <w:tbl>
      <w:tblPr>
        <w:tblW w:w="5080" w:type="dxa"/>
        <w:tblLook w:val="04A0" w:firstRow="1" w:lastRow="0" w:firstColumn="1" w:lastColumn="0" w:noHBand="0" w:noVBand="1"/>
      </w:tblPr>
      <w:tblGrid>
        <w:gridCol w:w="960"/>
        <w:gridCol w:w="4120"/>
      </w:tblGrid>
      <w:tr w:rsidR="001D5B8D" w14:paraId="1976A1B1" w14:textId="77777777" w:rsidTr="001D5B8D">
        <w:trPr>
          <w:trHeight w:val="624"/>
        </w:trPr>
        <w:tc>
          <w:tcPr>
            <w:tcW w:w="960" w:type="dxa"/>
            <w:tcBorders>
              <w:top w:val="single" w:sz="4" w:space="0" w:color="auto"/>
              <w:left w:val="single" w:sz="4" w:space="0" w:color="auto"/>
              <w:bottom w:val="single" w:sz="4" w:space="0" w:color="auto"/>
              <w:right w:val="single" w:sz="4" w:space="0" w:color="auto"/>
            </w:tcBorders>
            <w:shd w:val="clear" w:color="000000" w:fill="0C769E"/>
            <w:vAlign w:val="center"/>
            <w:hideMark/>
          </w:tcPr>
          <w:p w14:paraId="4AF8CEF5" w14:textId="77777777" w:rsidR="001D5B8D" w:rsidRDefault="001D5B8D">
            <w:pPr>
              <w:jc w:val="center"/>
              <w:rPr>
                <w:rFonts w:ascii="Aptos" w:hAnsi="Aptos"/>
                <w:color w:val="FFFFFF"/>
                <w:lang w:val="en-US" w:eastAsia="en-US"/>
              </w:rPr>
            </w:pPr>
            <w:r>
              <w:rPr>
                <w:rFonts w:ascii="Aptos" w:hAnsi="Aptos"/>
                <w:color w:val="FFFFFF"/>
              </w:rPr>
              <w:t>Code</w:t>
            </w:r>
          </w:p>
        </w:tc>
        <w:tc>
          <w:tcPr>
            <w:tcW w:w="4120" w:type="dxa"/>
            <w:tcBorders>
              <w:top w:val="single" w:sz="4" w:space="0" w:color="auto"/>
              <w:left w:val="nil"/>
              <w:bottom w:val="single" w:sz="4" w:space="0" w:color="auto"/>
              <w:right w:val="single" w:sz="4" w:space="0" w:color="auto"/>
            </w:tcBorders>
            <w:shd w:val="clear" w:color="000000" w:fill="0C769E"/>
            <w:vAlign w:val="center"/>
            <w:hideMark/>
          </w:tcPr>
          <w:p w14:paraId="46287754" w14:textId="77777777" w:rsidR="001D5B8D" w:rsidRDefault="001D5B8D">
            <w:pPr>
              <w:jc w:val="center"/>
              <w:rPr>
                <w:rFonts w:ascii="Aptos" w:hAnsi="Aptos"/>
                <w:color w:val="FFFFFF"/>
              </w:rPr>
            </w:pPr>
            <w:r>
              <w:rPr>
                <w:rFonts w:ascii="Aptos" w:hAnsi="Aptos"/>
                <w:color w:val="FFFFFF"/>
              </w:rPr>
              <w:t>Borrowers</w:t>
            </w:r>
          </w:p>
        </w:tc>
      </w:tr>
      <w:tr w:rsidR="001D5B8D" w14:paraId="61EA4238" w14:textId="77777777" w:rsidTr="001D5B8D">
        <w:trPr>
          <w:trHeight w:val="399"/>
        </w:trPr>
        <w:tc>
          <w:tcPr>
            <w:tcW w:w="960" w:type="dxa"/>
            <w:tcBorders>
              <w:top w:val="nil"/>
              <w:left w:val="single" w:sz="4" w:space="0" w:color="auto"/>
              <w:bottom w:val="single" w:sz="4" w:space="0" w:color="auto"/>
              <w:right w:val="single" w:sz="4" w:space="0" w:color="auto"/>
            </w:tcBorders>
            <w:noWrap/>
            <w:vAlign w:val="bottom"/>
            <w:hideMark/>
          </w:tcPr>
          <w:p w14:paraId="7725C469" w14:textId="77777777" w:rsidR="001D5B8D" w:rsidRDefault="001D5B8D">
            <w:pPr>
              <w:rPr>
                <w:rFonts w:ascii="Aptos Narrow" w:hAnsi="Aptos Narrow"/>
                <w:color w:val="000000"/>
                <w:sz w:val="22"/>
                <w:szCs w:val="22"/>
              </w:rPr>
            </w:pPr>
            <w:r>
              <w:rPr>
                <w:rFonts w:ascii="Aptos Narrow" w:hAnsi="Aptos Narrow"/>
                <w:color w:val="000000"/>
                <w:sz w:val="22"/>
                <w:szCs w:val="22"/>
              </w:rPr>
              <w:t>PSFXG</w:t>
            </w:r>
          </w:p>
        </w:tc>
        <w:tc>
          <w:tcPr>
            <w:tcW w:w="4120" w:type="dxa"/>
            <w:tcBorders>
              <w:top w:val="nil"/>
              <w:left w:val="nil"/>
              <w:bottom w:val="single" w:sz="4" w:space="0" w:color="auto"/>
              <w:right w:val="single" w:sz="4" w:space="0" w:color="auto"/>
            </w:tcBorders>
            <w:noWrap/>
            <w:vAlign w:val="bottom"/>
            <w:hideMark/>
          </w:tcPr>
          <w:p w14:paraId="7EECEA6D" w14:textId="77777777" w:rsidR="001D5B8D" w:rsidRDefault="001D5B8D">
            <w:pPr>
              <w:rPr>
                <w:rFonts w:ascii="Aptos Narrow" w:hAnsi="Aptos Narrow"/>
                <w:color w:val="000000"/>
                <w:sz w:val="22"/>
                <w:szCs w:val="22"/>
              </w:rPr>
            </w:pPr>
            <w:r>
              <w:rPr>
                <w:rFonts w:ascii="Aptos Narrow" w:hAnsi="Aptos Narrow"/>
                <w:color w:val="000000"/>
                <w:sz w:val="22"/>
                <w:szCs w:val="22"/>
              </w:rPr>
              <w:t>Citigroup Global Markets Limited</w:t>
            </w:r>
          </w:p>
        </w:tc>
      </w:tr>
      <w:tr w:rsidR="001D5B8D" w14:paraId="06BC4A40" w14:textId="77777777" w:rsidTr="001D5B8D">
        <w:trPr>
          <w:trHeight w:val="399"/>
        </w:trPr>
        <w:tc>
          <w:tcPr>
            <w:tcW w:w="960" w:type="dxa"/>
            <w:tcBorders>
              <w:top w:val="nil"/>
              <w:left w:val="single" w:sz="4" w:space="0" w:color="auto"/>
              <w:bottom w:val="single" w:sz="4" w:space="0" w:color="auto"/>
              <w:right w:val="single" w:sz="4" w:space="0" w:color="auto"/>
            </w:tcBorders>
            <w:noWrap/>
            <w:vAlign w:val="bottom"/>
            <w:hideMark/>
          </w:tcPr>
          <w:p w14:paraId="72FB4A76" w14:textId="77777777" w:rsidR="001D5B8D" w:rsidRDefault="001D5B8D">
            <w:pPr>
              <w:rPr>
                <w:rFonts w:ascii="Aptos Narrow" w:hAnsi="Aptos Narrow"/>
                <w:color w:val="000000"/>
                <w:sz w:val="22"/>
                <w:szCs w:val="22"/>
              </w:rPr>
            </w:pPr>
            <w:r>
              <w:rPr>
                <w:rFonts w:ascii="Aptos Narrow" w:hAnsi="Aptos Narrow"/>
                <w:color w:val="000000"/>
                <w:sz w:val="22"/>
                <w:szCs w:val="22"/>
              </w:rPr>
              <w:t>GSLIG</w:t>
            </w:r>
          </w:p>
        </w:tc>
        <w:tc>
          <w:tcPr>
            <w:tcW w:w="4120" w:type="dxa"/>
            <w:tcBorders>
              <w:top w:val="nil"/>
              <w:left w:val="nil"/>
              <w:bottom w:val="single" w:sz="4" w:space="0" w:color="auto"/>
              <w:right w:val="single" w:sz="4" w:space="0" w:color="auto"/>
            </w:tcBorders>
            <w:noWrap/>
            <w:vAlign w:val="bottom"/>
            <w:hideMark/>
          </w:tcPr>
          <w:p w14:paraId="2D649531" w14:textId="77777777" w:rsidR="001D5B8D" w:rsidRDefault="001D5B8D">
            <w:pPr>
              <w:rPr>
                <w:rFonts w:ascii="Aptos Narrow" w:hAnsi="Aptos Narrow"/>
                <w:color w:val="000000"/>
                <w:sz w:val="22"/>
                <w:szCs w:val="22"/>
              </w:rPr>
            </w:pPr>
            <w:r>
              <w:rPr>
                <w:rFonts w:ascii="Aptos Narrow" w:hAnsi="Aptos Narrow"/>
                <w:color w:val="000000"/>
                <w:sz w:val="22"/>
                <w:szCs w:val="22"/>
              </w:rPr>
              <w:t>Goldman Sachs International</w:t>
            </w:r>
          </w:p>
        </w:tc>
      </w:tr>
      <w:tr w:rsidR="001D5B8D" w14:paraId="7433E217" w14:textId="77777777" w:rsidTr="001D5B8D">
        <w:trPr>
          <w:trHeight w:val="399"/>
        </w:trPr>
        <w:tc>
          <w:tcPr>
            <w:tcW w:w="960" w:type="dxa"/>
            <w:tcBorders>
              <w:top w:val="nil"/>
              <w:left w:val="single" w:sz="4" w:space="0" w:color="auto"/>
              <w:bottom w:val="single" w:sz="4" w:space="0" w:color="auto"/>
              <w:right w:val="single" w:sz="4" w:space="0" w:color="auto"/>
            </w:tcBorders>
            <w:noWrap/>
            <w:vAlign w:val="bottom"/>
            <w:hideMark/>
          </w:tcPr>
          <w:p w14:paraId="00793DBD" w14:textId="77777777" w:rsidR="001D5B8D" w:rsidRDefault="001D5B8D">
            <w:pPr>
              <w:rPr>
                <w:rFonts w:ascii="Aptos Narrow" w:hAnsi="Aptos Narrow"/>
                <w:color w:val="000000"/>
                <w:sz w:val="22"/>
                <w:szCs w:val="22"/>
              </w:rPr>
            </w:pPr>
            <w:r>
              <w:rPr>
                <w:rFonts w:ascii="Aptos Narrow" w:hAnsi="Aptos Narrow"/>
                <w:color w:val="000000"/>
                <w:sz w:val="22"/>
                <w:szCs w:val="22"/>
              </w:rPr>
              <w:t>JPMLG</w:t>
            </w:r>
          </w:p>
        </w:tc>
        <w:tc>
          <w:tcPr>
            <w:tcW w:w="4120" w:type="dxa"/>
            <w:tcBorders>
              <w:top w:val="nil"/>
              <w:left w:val="nil"/>
              <w:bottom w:val="single" w:sz="4" w:space="0" w:color="auto"/>
              <w:right w:val="single" w:sz="4" w:space="0" w:color="auto"/>
            </w:tcBorders>
            <w:noWrap/>
            <w:vAlign w:val="bottom"/>
            <w:hideMark/>
          </w:tcPr>
          <w:p w14:paraId="46422FE3" w14:textId="77777777" w:rsidR="001D5B8D" w:rsidRDefault="001D5B8D">
            <w:pPr>
              <w:rPr>
                <w:rFonts w:ascii="Aptos Narrow" w:hAnsi="Aptos Narrow"/>
                <w:color w:val="000000"/>
                <w:sz w:val="22"/>
                <w:szCs w:val="22"/>
              </w:rPr>
            </w:pPr>
            <w:r>
              <w:rPr>
                <w:rFonts w:ascii="Aptos Narrow" w:hAnsi="Aptos Narrow"/>
                <w:color w:val="000000"/>
                <w:sz w:val="22"/>
                <w:szCs w:val="22"/>
              </w:rPr>
              <w:t>J.P. Morgan Securities PLC </w:t>
            </w:r>
          </w:p>
        </w:tc>
      </w:tr>
      <w:tr w:rsidR="001D5B8D" w14:paraId="0591923D" w14:textId="77777777" w:rsidTr="001D5B8D">
        <w:trPr>
          <w:trHeight w:val="399"/>
        </w:trPr>
        <w:tc>
          <w:tcPr>
            <w:tcW w:w="960" w:type="dxa"/>
            <w:tcBorders>
              <w:top w:val="nil"/>
              <w:left w:val="single" w:sz="4" w:space="0" w:color="auto"/>
              <w:bottom w:val="single" w:sz="4" w:space="0" w:color="auto"/>
              <w:right w:val="single" w:sz="4" w:space="0" w:color="auto"/>
            </w:tcBorders>
            <w:noWrap/>
            <w:vAlign w:val="bottom"/>
            <w:hideMark/>
          </w:tcPr>
          <w:p w14:paraId="057594BB" w14:textId="77777777" w:rsidR="001D5B8D" w:rsidRDefault="001D5B8D">
            <w:pPr>
              <w:rPr>
                <w:rFonts w:ascii="Aptos Narrow" w:hAnsi="Aptos Narrow"/>
                <w:color w:val="000000"/>
                <w:sz w:val="22"/>
                <w:szCs w:val="22"/>
              </w:rPr>
            </w:pPr>
            <w:r>
              <w:rPr>
                <w:rFonts w:ascii="Aptos Narrow" w:hAnsi="Aptos Narrow"/>
                <w:color w:val="000000"/>
                <w:sz w:val="22"/>
                <w:szCs w:val="22"/>
              </w:rPr>
              <w:t>MLUKG</w:t>
            </w:r>
          </w:p>
        </w:tc>
        <w:tc>
          <w:tcPr>
            <w:tcW w:w="4120" w:type="dxa"/>
            <w:tcBorders>
              <w:top w:val="nil"/>
              <w:left w:val="nil"/>
              <w:bottom w:val="single" w:sz="4" w:space="0" w:color="auto"/>
              <w:right w:val="single" w:sz="4" w:space="0" w:color="auto"/>
            </w:tcBorders>
            <w:noWrap/>
            <w:vAlign w:val="bottom"/>
            <w:hideMark/>
          </w:tcPr>
          <w:p w14:paraId="0AD76D87" w14:textId="77777777" w:rsidR="001D5B8D" w:rsidRDefault="001D5B8D">
            <w:pPr>
              <w:rPr>
                <w:rFonts w:ascii="Aptos Narrow" w:hAnsi="Aptos Narrow"/>
                <w:color w:val="000000"/>
                <w:sz w:val="22"/>
                <w:szCs w:val="22"/>
              </w:rPr>
            </w:pPr>
            <w:r>
              <w:rPr>
                <w:rFonts w:ascii="Aptos Narrow" w:hAnsi="Aptos Narrow"/>
                <w:color w:val="000000"/>
                <w:sz w:val="22"/>
                <w:szCs w:val="22"/>
              </w:rPr>
              <w:t>Merrill Lynch International</w:t>
            </w:r>
          </w:p>
        </w:tc>
      </w:tr>
      <w:tr w:rsidR="001D5B8D" w14:paraId="6A249631" w14:textId="77777777" w:rsidTr="001D5B8D">
        <w:trPr>
          <w:trHeight w:val="399"/>
        </w:trPr>
        <w:tc>
          <w:tcPr>
            <w:tcW w:w="960" w:type="dxa"/>
            <w:tcBorders>
              <w:top w:val="nil"/>
              <w:left w:val="single" w:sz="4" w:space="0" w:color="auto"/>
              <w:bottom w:val="single" w:sz="4" w:space="0" w:color="auto"/>
              <w:right w:val="single" w:sz="4" w:space="0" w:color="auto"/>
            </w:tcBorders>
            <w:noWrap/>
            <w:vAlign w:val="bottom"/>
            <w:hideMark/>
          </w:tcPr>
          <w:p w14:paraId="3CA3D87F" w14:textId="77777777" w:rsidR="001D5B8D" w:rsidRDefault="001D5B8D">
            <w:pPr>
              <w:rPr>
                <w:rFonts w:ascii="Aptos Narrow" w:hAnsi="Aptos Narrow"/>
                <w:color w:val="000000"/>
                <w:sz w:val="22"/>
                <w:szCs w:val="22"/>
              </w:rPr>
            </w:pPr>
            <w:r>
              <w:rPr>
                <w:rFonts w:ascii="Aptos Narrow" w:hAnsi="Aptos Narrow"/>
                <w:color w:val="000000"/>
                <w:sz w:val="22"/>
                <w:szCs w:val="22"/>
              </w:rPr>
              <w:t>MORSG</w:t>
            </w:r>
          </w:p>
        </w:tc>
        <w:tc>
          <w:tcPr>
            <w:tcW w:w="4120" w:type="dxa"/>
            <w:tcBorders>
              <w:top w:val="nil"/>
              <w:left w:val="nil"/>
              <w:bottom w:val="single" w:sz="4" w:space="0" w:color="auto"/>
              <w:right w:val="single" w:sz="4" w:space="0" w:color="auto"/>
            </w:tcBorders>
            <w:noWrap/>
            <w:vAlign w:val="bottom"/>
            <w:hideMark/>
          </w:tcPr>
          <w:p w14:paraId="74B54BA9" w14:textId="77777777" w:rsidR="001D5B8D" w:rsidRDefault="001D5B8D">
            <w:pPr>
              <w:rPr>
                <w:rFonts w:ascii="Aptos Narrow" w:hAnsi="Aptos Narrow"/>
                <w:color w:val="000000"/>
                <w:sz w:val="22"/>
                <w:szCs w:val="22"/>
              </w:rPr>
            </w:pPr>
            <w:r>
              <w:rPr>
                <w:rFonts w:ascii="Aptos Narrow" w:hAnsi="Aptos Narrow"/>
                <w:color w:val="000000"/>
                <w:sz w:val="22"/>
                <w:szCs w:val="22"/>
              </w:rPr>
              <w:t>Morgan Stanley &amp; Co. International PL</w:t>
            </w:r>
          </w:p>
        </w:tc>
      </w:tr>
      <w:tr w:rsidR="001D5B8D" w14:paraId="081C1437" w14:textId="77777777" w:rsidTr="001D5B8D">
        <w:trPr>
          <w:trHeight w:val="399"/>
        </w:trPr>
        <w:tc>
          <w:tcPr>
            <w:tcW w:w="960" w:type="dxa"/>
            <w:tcBorders>
              <w:top w:val="nil"/>
              <w:left w:val="single" w:sz="4" w:space="0" w:color="auto"/>
              <w:bottom w:val="single" w:sz="4" w:space="0" w:color="auto"/>
              <w:right w:val="single" w:sz="4" w:space="0" w:color="auto"/>
            </w:tcBorders>
            <w:noWrap/>
            <w:vAlign w:val="bottom"/>
            <w:hideMark/>
          </w:tcPr>
          <w:p w14:paraId="18A2C320" w14:textId="77777777" w:rsidR="001D5B8D" w:rsidRDefault="001D5B8D">
            <w:pPr>
              <w:rPr>
                <w:rFonts w:ascii="Aptos Narrow" w:hAnsi="Aptos Narrow"/>
                <w:color w:val="000000"/>
                <w:sz w:val="22"/>
                <w:szCs w:val="22"/>
              </w:rPr>
            </w:pPr>
            <w:r>
              <w:rPr>
                <w:rFonts w:ascii="Aptos Narrow" w:hAnsi="Aptos Narrow"/>
                <w:color w:val="000000"/>
                <w:sz w:val="22"/>
                <w:szCs w:val="22"/>
              </w:rPr>
              <w:t>NOMUG</w:t>
            </w:r>
          </w:p>
        </w:tc>
        <w:tc>
          <w:tcPr>
            <w:tcW w:w="4120" w:type="dxa"/>
            <w:tcBorders>
              <w:top w:val="nil"/>
              <w:left w:val="nil"/>
              <w:bottom w:val="single" w:sz="4" w:space="0" w:color="auto"/>
              <w:right w:val="single" w:sz="4" w:space="0" w:color="auto"/>
            </w:tcBorders>
            <w:noWrap/>
            <w:vAlign w:val="bottom"/>
            <w:hideMark/>
          </w:tcPr>
          <w:p w14:paraId="372456A0" w14:textId="77777777" w:rsidR="001D5B8D" w:rsidRDefault="001D5B8D">
            <w:pPr>
              <w:rPr>
                <w:rFonts w:ascii="Aptos Narrow" w:hAnsi="Aptos Narrow"/>
                <w:color w:val="000000"/>
                <w:sz w:val="22"/>
                <w:szCs w:val="22"/>
              </w:rPr>
            </w:pPr>
            <w:r>
              <w:rPr>
                <w:rFonts w:ascii="Aptos Narrow" w:hAnsi="Aptos Narrow"/>
                <w:color w:val="000000"/>
                <w:sz w:val="22"/>
                <w:szCs w:val="22"/>
              </w:rPr>
              <w:t>Nomura International PLC</w:t>
            </w:r>
          </w:p>
        </w:tc>
      </w:tr>
      <w:tr w:rsidR="001D5B8D" w14:paraId="3248F382" w14:textId="77777777" w:rsidTr="001D5B8D">
        <w:trPr>
          <w:trHeight w:val="399"/>
        </w:trPr>
        <w:tc>
          <w:tcPr>
            <w:tcW w:w="960" w:type="dxa"/>
            <w:tcBorders>
              <w:top w:val="nil"/>
              <w:left w:val="single" w:sz="4" w:space="0" w:color="auto"/>
              <w:bottom w:val="single" w:sz="4" w:space="0" w:color="auto"/>
              <w:right w:val="single" w:sz="4" w:space="0" w:color="auto"/>
            </w:tcBorders>
            <w:noWrap/>
            <w:vAlign w:val="bottom"/>
            <w:hideMark/>
          </w:tcPr>
          <w:p w14:paraId="38403E86" w14:textId="77777777" w:rsidR="001D5B8D" w:rsidRDefault="001D5B8D">
            <w:pPr>
              <w:rPr>
                <w:rFonts w:ascii="Aptos Narrow" w:hAnsi="Aptos Narrow"/>
                <w:color w:val="000000"/>
                <w:sz w:val="22"/>
                <w:szCs w:val="22"/>
              </w:rPr>
            </w:pPr>
            <w:r>
              <w:rPr>
                <w:rFonts w:ascii="Aptos Narrow" w:hAnsi="Aptos Narrow"/>
                <w:color w:val="000000"/>
                <w:sz w:val="22"/>
                <w:szCs w:val="22"/>
              </w:rPr>
              <w:t>MIDLG</w:t>
            </w:r>
          </w:p>
        </w:tc>
        <w:tc>
          <w:tcPr>
            <w:tcW w:w="4120" w:type="dxa"/>
            <w:tcBorders>
              <w:top w:val="nil"/>
              <w:left w:val="nil"/>
              <w:bottom w:val="single" w:sz="4" w:space="0" w:color="auto"/>
              <w:right w:val="single" w:sz="4" w:space="0" w:color="auto"/>
            </w:tcBorders>
            <w:noWrap/>
            <w:vAlign w:val="bottom"/>
            <w:hideMark/>
          </w:tcPr>
          <w:p w14:paraId="13AB6B88" w14:textId="77777777" w:rsidR="001D5B8D" w:rsidRDefault="001D5B8D">
            <w:pPr>
              <w:rPr>
                <w:rFonts w:ascii="Aptos Narrow" w:hAnsi="Aptos Narrow"/>
                <w:color w:val="000000"/>
                <w:sz w:val="22"/>
                <w:szCs w:val="22"/>
              </w:rPr>
            </w:pPr>
            <w:r>
              <w:rPr>
                <w:rFonts w:ascii="Aptos Narrow" w:hAnsi="Aptos Narrow"/>
                <w:color w:val="000000"/>
                <w:sz w:val="22"/>
                <w:szCs w:val="22"/>
              </w:rPr>
              <w:t>HSBC Bank PLC</w:t>
            </w:r>
          </w:p>
        </w:tc>
      </w:tr>
      <w:tr w:rsidR="001D5B8D" w14:paraId="5AEAFE00" w14:textId="77777777" w:rsidTr="001D5B8D">
        <w:trPr>
          <w:trHeight w:val="399"/>
        </w:trPr>
        <w:tc>
          <w:tcPr>
            <w:tcW w:w="960" w:type="dxa"/>
            <w:tcBorders>
              <w:top w:val="nil"/>
              <w:left w:val="single" w:sz="4" w:space="0" w:color="auto"/>
              <w:bottom w:val="single" w:sz="4" w:space="0" w:color="auto"/>
              <w:right w:val="single" w:sz="4" w:space="0" w:color="auto"/>
            </w:tcBorders>
            <w:noWrap/>
            <w:vAlign w:val="bottom"/>
            <w:hideMark/>
          </w:tcPr>
          <w:p w14:paraId="33B2976C" w14:textId="77777777" w:rsidR="001D5B8D" w:rsidRDefault="001D5B8D">
            <w:pPr>
              <w:rPr>
                <w:rFonts w:ascii="Aptos Narrow" w:hAnsi="Aptos Narrow"/>
                <w:color w:val="000000"/>
                <w:sz w:val="22"/>
                <w:szCs w:val="22"/>
              </w:rPr>
            </w:pPr>
            <w:r>
              <w:rPr>
                <w:rFonts w:ascii="Aptos Narrow" w:hAnsi="Aptos Narrow"/>
                <w:color w:val="000000"/>
                <w:sz w:val="22"/>
                <w:szCs w:val="22"/>
              </w:rPr>
              <w:t>UBSAG</w:t>
            </w:r>
          </w:p>
        </w:tc>
        <w:tc>
          <w:tcPr>
            <w:tcW w:w="4120" w:type="dxa"/>
            <w:tcBorders>
              <w:top w:val="nil"/>
              <w:left w:val="nil"/>
              <w:bottom w:val="single" w:sz="4" w:space="0" w:color="auto"/>
              <w:right w:val="single" w:sz="4" w:space="0" w:color="auto"/>
            </w:tcBorders>
            <w:noWrap/>
            <w:vAlign w:val="bottom"/>
            <w:hideMark/>
          </w:tcPr>
          <w:p w14:paraId="6567D1DD" w14:textId="77777777" w:rsidR="001D5B8D" w:rsidRDefault="001D5B8D">
            <w:pPr>
              <w:rPr>
                <w:rFonts w:ascii="Aptos Narrow" w:hAnsi="Aptos Narrow"/>
                <w:color w:val="000000"/>
                <w:sz w:val="22"/>
                <w:szCs w:val="22"/>
              </w:rPr>
            </w:pPr>
            <w:r>
              <w:rPr>
                <w:rFonts w:ascii="Aptos Narrow" w:hAnsi="Aptos Narrow"/>
                <w:color w:val="000000"/>
                <w:sz w:val="22"/>
                <w:szCs w:val="22"/>
              </w:rPr>
              <w:t>UBS AG, GR</w:t>
            </w:r>
          </w:p>
        </w:tc>
      </w:tr>
      <w:tr w:rsidR="001D5B8D" w14:paraId="401CB88B" w14:textId="77777777" w:rsidTr="001D5B8D">
        <w:trPr>
          <w:trHeight w:val="399"/>
        </w:trPr>
        <w:tc>
          <w:tcPr>
            <w:tcW w:w="960" w:type="dxa"/>
            <w:tcBorders>
              <w:top w:val="nil"/>
              <w:left w:val="single" w:sz="4" w:space="0" w:color="auto"/>
              <w:bottom w:val="single" w:sz="4" w:space="0" w:color="auto"/>
              <w:right w:val="single" w:sz="4" w:space="0" w:color="auto"/>
            </w:tcBorders>
            <w:noWrap/>
            <w:vAlign w:val="bottom"/>
            <w:hideMark/>
          </w:tcPr>
          <w:p w14:paraId="041F235D" w14:textId="77777777" w:rsidR="001D5B8D" w:rsidRDefault="001D5B8D">
            <w:pPr>
              <w:rPr>
                <w:rFonts w:ascii="Aptos Narrow" w:hAnsi="Aptos Narrow"/>
                <w:color w:val="000000"/>
                <w:sz w:val="22"/>
                <w:szCs w:val="22"/>
              </w:rPr>
            </w:pPr>
            <w:r>
              <w:rPr>
                <w:rFonts w:ascii="Aptos Narrow" w:hAnsi="Aptos Narrow"/>
                <w:color w:val="000000"/>
                <w:sz w:val="22"/>
                <w:szCs w:val="22"/>
              </w:rPr>
              <w:t>BARLG</w:t>
            </w:r>
          </w:p>
        </w:tc>
        <w:tc>
          <w:tcPr>
            <w:tcW w:w="4120" w:type="dxa"/>
            <w:tcBorders>
              <w:top w:val="nil"/>
              <w:left w:val="nil"/>
              <w:bottom w:val="single" w:sz="4" w:space="0" w:color="auto"/>
              <w:right w:val="single" w:sz="4" w:space="0" w:color="auto"/>
            </w:tcBorders>
            <w:noWrap/>
            <w:vAlign w:val="bottom"/>
            <w:hideMark/>
          </w:tcPr>
          <w:p w14:paraId="399C66B3" w14:textId="77777777" w:rsidR="001D5B8D" w:rsidRDefault="001D5B8D">
            <w:pPr>
              <w:rPr>
                <w:rFonts w:ascii="Aptos Narrow" w:hAnsi="Aptos Narrow"/>
                <w:color w:val="000000"/>
                <w:sz w:val="22"/>
                <w:szCs w:val="22"/>
              </w:rPr>
            </w:pPr>
            <w:r>
              <w:rPr>
                <w:rFonts w:ascii="Aptos Narrow" w:hAnsi="Aptos Narrow"/>
                <w:color w:val="000000"/>
                <w:sz w:val="22"/>
                <w:szCs w:val="22"/>
              </w:rPr>
              <w:t>Barclays PLC</w:t>
            </w:r>
          </w:p>
        </w:tc>
      </w:tr>
    </w:tbl>
    <w:p w14:paraId="67A9F916" w14:textId="77777777" w:rsidR="001D5B8D" w:rsidRDefault="001D5B8D" w:rsidP="00F54540">
      <w:pPr>
        <w:jc w:val="both"/>
        <w:rPr>
          <w:rFonts w:ascii="Calibri Light" w:eastAsia="Calibri" w:hAnsi="Calibri Light" w:cs="Tw Cen MT"/>
          <w:color w:val="000000"/>
          <w:sz w:val="22"/>
          <w:szCs w:val="23"/>
        </w:rPr>
      </w:pPr>
    </w:p>
    <w:p w14:paraId="01FD9ACA" w14:textId="22266015" w:rsidR="001D5B8D" w:rsidRDefault="001D5B8D" w:rsidP="00F54540">
      <w:pPr>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t xml:space="preserve">All other </w:t>
      </w:r>
      <w:r w:rsidR="00C42B7B">
        <w:rPr>
          <w:rFonts w:ascii="Calibri Light" w:eastAsia="Calibri" w:hAnsi="Calibri Light" w:cs="Tw Cen MT"/>
          <w:color w:val="000000"/>
          <w:sz w:val="22"/>
          <w:szCs w:val="23"/>
        </w:rPr>
        <w:t>counterparties will remain with the current limit of USD 250MM.</w:t>
      </w:r>
    </w:p>
    <w:p w14:paraId="10EA2B46" w14:textId="77777777" w:rsidR="00C42B7B" w:rsidRDefault="00C42B7B" w:rsidP="00F54540">
      <w:pPr>
        <w:jc w:val="both"/>
        <w:rPr>
          <w:rFonts w:ascii="Calibri Light" w:eastAsia="Calibri" w:hAnsi="Calibri Light" w:cs="Tw Cen MT"/>
          <w:color w:val="000000"/>
          <w:sz w:val="22"/>
          <w:szCs w:val="23"/>
        </w:rPr>
      </w:pPr>
    </w:p>
    <w:p w14:paraId="21E6AE00" w14:textId="59BE6E8F" w:rsidR="00C42B7B" w:rsidRDefault="00C42B7B" w:rsidP="00F54540">
      <w:pPr>
        <w:jc w:val="both"/>
        <w:rPr>
          <w:rFonts w:ascii="Calibri Light" w:eastAsia="Calibri" w:hAnsi="Calibri Light" w:cs="Tw Cen MT"/>
          <w:color w:val="000000"/>
          <w:sz w:val="22"/>
          <w:szCs w:val="23"/>
        </w:rPr>
      </w:pPr>
      <w:r>
        <w:rPr>
          <w:rFonts w:ascii="Calibri Light" w:eastAsia="Calibri" w:hAnsi="Calibri Light" w:cs="Tw Cen MT"/>
          <w:color w:val="000000"/>
          <w:sz w:val="22"/>
          <w:szCs w:val="23"/>
        </w:rPr>
        <w:lastRenderedPageBreak/>
        <w:t>Nonetheless, as pointed out above, the idea is to be flexible and have a solution that would allow the business to change the limits per counterparty without the need of new developments in the future.</w:t>
      </w:r>
    </w:p>
    <w:p w14:paraId="34572E45" w14:textId="77777777" w:rsidR="00F54540" w:rsidRDefault="00F54540" w:rsidP="00F54540">
      <w:pPr>
        <w:spacing w:after="120"/>
        <w:jc w:val="both"/>
        <w:rPr>
          <w:rFonts w:ascii="Calibri Light" w:eastAsia="Calibri" w:hAnsi="Calibri Light" w:cs="Tw Cen MT"/>
          <w:color w:val="000000"/>
          <w:sz w:val="22"/>
          <w:szCs w:val="23"/>
        </w:rPr>
      </w:pPr>
    </w:p>
    <w:p w14:paraId="2C832083" w14:textId="77777777" w:rsidR="00F54540" w:rsidRDefault="00F54540" w:rsidP="00EF3DB3">
      <w:pPr>
        <w:rPr>
          <w:rFonts w:asciiTheme="minorHAnsi" w:hAnsiTheme="minorHAnsi" w:cstheme="minorHAnsi"/>
          <w:b/>
          <w:bCs/>
          <w:color w:val="F79646" w:themeColor="accent6"/>
          <w:u w:val="single"/>
        </w:rPr>
      </w:pPr>
    </w:p>
    <w:p w14:paraId="2FB43A1D" w14:textId="33E697B4" w:rsidR="00867E8A" w:rsidRDefault="00867E8A" w:rsidP="00AE0116">
      <w:pPr>
        <w:pStyle w:val="Heading1"/>
        <w:numPr>
          <w:ilvl w:val="0"/>
          <w:numId w:val="0"/>
        </w:numPr>
        <w:rPr>
          <w:rFonts w:asciiTheme="minorHAnsi" w:hAnsiTheme="minorHAnsi"/>
          <w:sz w:val="28"/>
          <w:szCs w:val="28"/>
        </w:rPr>
      </w:pPr>
      <w:r>
        <w:rPr>
          <w:rFonts w:ascii="Calibri" w:hAnsi="Calibri"/>
          <w:sz w:val="28"/>
        </w:rPr>
        <w:br w:type="page"/>
      </w:r>
      <w:r w:rsidR="00F30840">
        <w:rPr>
          <w:rFonts w:ascii="Calibri" w:hAnsi="Calibri"/>
          <w:sz w:val="28"/>
        </w:rPr>
        <w:lastRenderedPageBreak/>
        <w:t xml:space="preserve"> </w:t>
      </w:r>
      <w:bookmarkStart w:id="19" w:name="_Toc178247275"/>
      <w:r w:rsidR="000B5ADB">
        <w:rPr>
          <w:rFonts w:asciiTheme="minorHAnsi" w:hAnsiTheme="minorHAnsi"/>
          <w:sz w:val="28"/>
          <w:szCs w:val="28"/>
        </w:rPr>
        <w:t>Non-Functional R</w:t>
      </w:r>
      <w:r w:rsidR="00D00D19" w:rsidRPr="000B2CC2">
        <w:rPr>
          <w:rFonts w:asciiTheme="minorHAnsi" w:hAnsiTheme="minorHAnsi"/>
          <w:sz w:val="28"/>
          <w:szCs w:val="28"/>
        </w:rPr>
        <w:t>equirements</w:t>
      </w:r>
      <w:bookmarkEnd w:id="16"/>
      <w:bookmarkEnd w:id="19"/>
    </w:p>
    <w:p w14:paraId="30263F81" w14:textId="77777777" w:rsidR="000B5ADB" w:rsidRPr="000B5ADB" w:rsidRDefault="00384970" w:rsidP="000B5ADB">
      <w:pPr>
        <w:ind w:left="360"/>
        <w:rPr>
          <w:rFonts w:asciiTheme="minorHAnsi" w:hAnsiTheme="minorHAnsi"/>
          <w:i/>
          <w:color w:val="0070C0"/>
          <w:sz w:val="20"/>
          <w:szCs w:val="20"/>
        </w:rPr>
      </w:pPr>
      <w:r w:rsidRPr="000B5ADB">
        <w:rPr>
          <w:rFonts w:asciiTheme="minorHAnsi" w:hAnsiTheme="minorHAnsi"/>
          <w:i/>
          <w:color w:val="0070C0"/>
          <w:sz w:val="20"/>
          <w:szCs w:val="20"/>
        </w:rPr>
        <w:t xml:space="preserve">Non-Functional Requirements </w:t>
      </w:r>
      <w:r w:rsidR="000B5ADB" w:rsidRPr="000B5ADB">
        <w:rPr>
          <w:rFonts w:asciiTheme="minorHAnsi" w:hAnsiTheme="minorHAnsi"/>
          <w:i/>
          <w:color w:val="0070C0"/>
          <w:sz w:val="20"/>
          <w:szCs w:val="20"/>
        </w:rPr>
        <w:t xml:space="preserve">specify criteria that can be used to </w:t>
      </w:r>
      <w:r w:rsidR="0064667F">
        <w:rPr>
          <w:rFonts w:asciiTheme="minorHAnsi" w:hAnsiTheme="minorHAnsi"/>
          <w:i/>
          <w:color w:val="0070C0"/>
          <w:sz w:val="20"/>
          <w:szCs w:val="20"/>
        </w:rPr>
        <w:t>evaluate</w:t>
      </w:r>
      <w:r w:rsidR="000B5ADB" w:rsidRPr="000B5ADB">
        <w:rPr>
          <w:rFonts w:asciiTheme="minorHAnsi" w:hAnsiTheme="minorHAnsi"/>
          <w:i/>
          <w:color w:val="0070C0"/>
          <w:sz w:val="20"/>
          <w:szCs w:val="20"/>
        </w:rPr>
        <w:t xml:space="preserve"> the operation of a system rather than specific behaviors</w:t>
      </w:r>
      <w:r w:rsidRPr="000B5ADB">
        <w:rPr>
          <w:rFonts w:asciiTheme="minorHAnsi" w:hAnsiTheme="minorHAnsi"/>
          <w:i/>
          <w:color w:val="0070C0"/>
          <w:sz w:val="20"/>
          <w:szCs w:val="20"/>
        </w:rPr>
        <w:t>.</w:t>
      </w:r>
    </w:p>
    <w:p w14:paraId="465F10F4" w14:textId="77777777" w:rsidR="00934F03" w:rsidRDefault="002028AC" w:rsidP="00C64DEB">
      <w:pPr>
        <w:pStyle w:val="ListParagraph"/>
        <w:numPr>
          <w:ilvl w:val="0"/>
          <w:numId w:val="13"/>
        </w:numPr>
        <w:rPr>
          <w:rFonts w:asciiTheme="minorHAnsi" w:hAnsiTheme="minorHAnsi"/>
          <w:i/>
          <w:color w:val="0070C0"/>
          <w:sz w:val="20"/>
          <w:szCs w:val="20"/>
        </w:rPr>
      </w:pPr>
      <w:bookmarkStart w:id="20" w:name="_Hlk114063311"/>
      <w:r w:rsidRPr="00934F03">
        <w:rPr>
          <w:rFonts w:asciiTheme="minorHAnsi" w:hAnsiTheme="minorHAnsi"/>
          <w:i/>
          <w:color w:val="0070C0"/>
          <w:sz w:val="20"/>
          <w:szCs w:val="20"/>
        </w:rPr>
        <w:t>I</w:t>
      </w:r>
      <w:r w:rsidR="00934F03" w:rsidRPr="00934F03">
        <w:rPr>
          <w:rFonts w:asciiTheme="minorHAnsi" w:hAnsiTheme="minorHAnsi"/>
          <w:i/>
          <w:color w:val="0070C0"/>
          <w:sz w:val="20"/>
          <w:szCs w:val="20"/>
        </w:rPr>
        <w:t>f</w:t>
      </w:r>
      <w:r w:rsidRPr="00934F03">
        <w:rPr>
          <w:rFonts w:asciiTheme="minorHAnsi" w:hAnsiTheme="minorHAnsi"/>
          <w:i/>
          <w:color w:val="0070C0"/>
          <w:sz w:val="20"/>
          <w:szCs w:val="20"/>
        </w:rPr>
        <w:t xml:space="preserve"> any of the following tables</w:t>
      </w:r>
      <w:r w:rsidR="00DA5C3A" w:rsidRPr="00934F03">
        <w:rPr>
          <w:rFonts w:asciiTheme="minorHAnsi" w:hAnsiTheme="minorHAnsi"/>
          <w:i/>
          <w:color w:val="0070C0"/>
          <w:sz w:val="20"/>
          <w:szCs w:val="20"/>
        </w:rPr>
        <w:t xml:space="preserve"> </w:t>
      </w:r>
      <w:r w:rsidR="00A47B2C" w:rsidRPr="00934F03">
        <w:rPr>
          <w:rFonts w:asciiTheme="minorHAnsi" w:hAnsiTheme="minorHAnsi"/>
          <w:i/>
          <w:color w:val="0070C0"/>
          <w:sz w:val="20"/>
          <w:szCs w:val="20"/>
        </w:rPr>
        <w:t>are</w:t>
      </w:r>
      <w:r w:rsidR="00DA5C3A" w:rsidRPr="00934F03">
        <w:rPr>
          <w:rFonts w:asciiTheme="minorHAnsi" w:hAnsiTheme="minorHAnsi"/>
          <w:i/>
          <w:color w:val="0070C0"/>
          <w:sz w:val="20"/>
          <w:szCs w:val="20"/>
        </w:rPr>
        <w:t xml:space="preserve"> BAU, </w:t>
      </w:r>
      <w:r w:rsidR="00A47B2C" w:rsidRPr="00934F03">
        <w:rPr>
          <w:rFonts w:asciiTheme="minorHAnsi" w:hAnsiTheme="minorHAnsi"/>
          <w:i/>
          <w:color w:val="0070C0"/>
          <w:sz w:val="20"/>
          <w:szCs w:val="20"/>
        </w:rPr>
        <w:t xml:space="preserve">enter “N/A” </w:t>
      </w:r>
      <w:r w:rsidR="00934F03" w:rsidRPr="00934F03">
        <w:rPr>
          <w:rFonts w:asciiTheme="minorHAnsi" w:hAnsiTheme="minorHAnsi"/>
          <w:i/>
          <w:color w:val="0070C0"/>
          <w:sz w:val="20"/>
          <w:szCs w:val="20"/>
        </w:rPr>
        <w:t>for</w:t>
      </w:r>
      <w:r w:rsidR="00A47B2C" w:rsidRPr="00934F03">
        <w:rPr>
          <w:rFonts w:asciiTheme="minorHAnsi" w:hAnsiTheme="minorHAnsi"/>
          <w:i/>
          <w:color w:val="0070C0"/>
          <w:sz w:val="20"/>
          <w:szCs w:val="20"/>
        </w:rPr>
        <w:t xml:space="preserve"> the Req # </w:t>
      </w:r>
      <w:r w:rsidR="00DC408D">
        <w:rPr>
          <w:rFonts w:asciiTheme="minorHAnsi" w:hAnsiTheme="minorHAnsi"/>
          <w:i/>
          <w:color w:val="0070C0"/>
          <w:sz w:val="20"/>
          <w:szCs w:val="20"/>
        </w:rPr>
        <w:t xml:space="preserve">cell, </w:t>
      </w:r>
      <w:r w:rsidR="00A47B2C" w:rsidRPr="00934F03">
        <w:rPr>
          <w:rFonts w:asciiTheme="minorHAnsi" w:hAnsiTheme="minorHAnsi"/>
          <w:i/>
          <w:color w:val="0070C0"/>
          <w:sz w:val="20"/>
          <w:szCs w:val="20"/>
        </w:rPr>
        <w:t xml:space="preserve">and “BAU” </w:t>
      </w:r>
      <w:r w:rsidR="00934F03" w:rsidRPr="00934F03">
        <w:rPr>
          <w:rFonts w:asciiTheme="minorHAnsi" w:hAnsiTheme="minorHAnsi"/>
          <w:i/>
          <w:color w:val="0070C0"/>
          <w:sz w:val="20"/>
          <w:szCs w:val="20"/>
        </w:rPr>
        <w:t>for</w:t>
      </w:r>
      <w:r w:rsidR="00A47B2C" w:rsidRPr="00934F03">
        <w:rPr>
          <w:rFonts w:asciiTheme="minorHAnsi" w:hAnsiTheme="minorHAnsi"/>
          <w:i/>
          <w:color w:val="0070C0"/>
          <w:sz w:val="20"/>
          <w:szCs w:val="20"/>
        </w:rPr>
        <w:t xml:space="preserve"> th</w:t>
      </w:r>
      <w:r w:rsidR="00934F03" w:rsidRPr="00934F03">
        <w:rPr>
          <w:rFonts w:asciiTheme="minorHAnsi" w:hAnsiTheme="minorHAnsi"/>
          <w:i/>
          <w:color w:val="0070C0"/>
          <w:sz w:val="20"/>
          <w:szCs w:val="20"/>
        </w:rPr>
        <w:t xml:space="preserve">e </w:t>
      </w:r>
      <w:r w:rsidR="00A47B2C" w:rsidRPr="00934F03">
        <w:rPr>
          <w:rFonts w:asciiTheme="minorHAnsi" w:hAnsiTheme="minorHAnsi"/>
          <w:i/>
          <w:color w:val="0070C0"/>
          <w:sz w:val="20"/>
          <w:szCs w:val="20"/>
        </w:rPr>
        <w:t>Requirement</w:t>
      </w:r>
      <w:r w:rsidR="00DC408D">
        <w:rPr>
          <w:rFonts w:asciiTheme="minorHAnsi" w:hAnsiTheme="minorHAnsi"/>
          <w:i/>
          <w:color w:val="0070C0"/>
          <w:sz w:val="20"/>
          <w:szCs w:val="20"/>
        </w:rPr>
        <w:t xml:space="preserve"> cell</w:t>
      </w:r>
      <w:r w:rsidR="00A47B2C" w:rsidRPr="00934F03">
        <w:rPr>
          <w:rFonts w:asciiTheme="minorHAnsi" w:hAnsiTheme="minorHAnsi"/>
          <w:i/>
          <w:color w:val="0070C0"/>
          <w:sz w:val="20"/>
          <w:szCs w:val="20"/>
        </w:rPr>
        <w:t xml:space="preserve">. </w:t>
      </w:r>
    </w:p>
    <w:p w14:paraId="481A395B" w14:textId="77777777" w:rsidR="002028AC" w:rsidRPr="00934F03" w:rsidRDefault="00A47B2C" w:rsidP="00C64DEB">
      <w:pPr>
        <w:pStyle w:val="ListParagraph"/>
        <w:numPr>
          <w:ilvl w:val="0"/>
          <w:numId w:val="13"/>
        </w:numPr>
        <w:rPr>
          <w:rFonts w:asciiTheme="minorHAnsi" w:hAnsiTheme="minorHAnsi"/>
          <w:i/>
          <w:color w:val="0070C0"/>
          <w:sz w:val="20"/>
          <w:szCs w:val="20"/>
        </w:rPr>
      </w:pPr>
      <w:r w:rsidRPr="00934F03">
        <w:rPr>
          <w:rFonts w:asciiTheme="minorHAnsi" w:hAnsiTheme="minorHAnsi"/>
          <w:i/>
          <w:color w:val="0070C0"/>
          <w:sz w:val="20"/>
          <w:szCs w:val="20"/>
        </w:rPr>
        <w:t>Remove any blank rows.</w:t>
      </w:r>
    </w:p>
    <w:p w14:paraId="3117344C" w14:textId="77777777" w:rsidR="00C92710" w:rsidRDefault="00C92710" w:rsidP="00C64DEB">
      <w:pPr>
        <w:pStyle w:val="Heading2"/>
        <w:numPr>
          <w:ilvl w:val="1"/>
          <w:numId w:val="8"/>
        </w:numPr>
        <w:ind w:left="810"/>
      </w:pPr>
      <w:bookmarkStart w:id="21" w:name="_Toc178247276"/>
      <w:bookmarkEnd w:id="20"/>
      <w:r w:rsidRPr="006C7513">
        <w:t>Security</w:t>
      </w:r>
      <w:bookmarkEnd w:id="21"/>
    </w:p>
    <w:p w14:paraId="623E1216" w14:textId="77777777" w:rsidR="000A4965" w:rsidRDefault="000A4965" w:rsidP="000A4965">
      <w:pPr>
        <w:rPr>
          <w:rFonts w:ascii="Calibri" w:hAnsi="Calibri" w:cs="Arial"/>
          <w:i/>
          <w:color w:val="0070C0"/>
          <w:sz w:val="20"/>
          <w:szCs w:val="20"/>
        </w:rPr>
      </w:pPr>
      <w:r w:rsidRPr="000A4965">
        <w:rPr>
          <w:rFonts w:ascii="Calibri" w:hAnsi="Calibri" w:cs="Arial"/>
          <w:i/>
          <w:color w:val="0070C0"/>
          <w:sz w:val="20"/>
          <w:szCs w:val="20"/>
        </w:rPr>
        <w:t xml:space="preserve">Describe security requirements </w:t>
      </w:r>
      <w:r>
        <w:rPr>
          <w:rFonts w:ascii="Calibri" w:hAnsi="Calibri" w:cs="Arial"/>
          <w:i/>
          <w:color w:val="0070C0"/>
          <w:sz w:val="20"/>
          <w:szCs w:val="20"/>
        </w:rPr>
        <w:t>related</w:t>
      </w:r>
      <w:r w:rsidRPr="000A4965">
        <w:rPr>
          <w:rFonts w:ascii="Calibri" w:hAnsi="Calibri" w:cs="Arial"/>
          <w:i/>
          <w:color w:val="0070C0"/>
          <w:sz w:val="20"/>
          <w:szCs w:val="20"/>
        </w:rPr>
        <w:t xml:space="preserve"> to who </w:t>
      </w:r>
      <w:r w:rsidR="00C461AD">
        <w:rPr>
          <w:rFonts w:ascii="Calibri" w:hAnsi="Calibri" w:cs="Arial"/>
          <w:i/>
          <w:color w:val="0070C0"/>
          <w:sz w:val="20"/>
          <w:szCs w:val="20"/>
        </w:rPr>
        <w:t>shall</w:t>
      </w:r>
      <w:r w:rsidRPr="000A4965">
        <w:rPr>
          <w:rFonts w:ascii="Calibri" w:hAnsi="Calibri" w:cs="Arial"/>
          <w:i/>
          <w:color w:val="0070C0"/>
          <w:sz w:val="20"/>
          <w:szCs w:val="20"/>
        </w:rPr>
        <w:t xml:space="preserve"> h</w:t>
      </w:r>
      <w:r>
        <w:rPr>
          <w:rFonts w:ascii="Calibri" w:hAnsi="Calibri" w:cs="Arial"/>
          <w:i/>
          <w:color w:val="0070C0"/>
          <w:sz w:val="20"/>
          <w:szCs w:val="20"/>
        </w:rPr>
        <w:t xml:space="preserve">ave access to the system, when and </w:t>
      </w:r>
      <w:r w:rsidRPr="000A4965">
        <w:rPr>
          <w:rFonts w:ascii="Calibri" w:hAnsi="Calibri" w:cs="Arial"/>
          <w:i/>
          <w:color w:val="0070C0"/>
          <w:sz w:val="20"/>
          <w:szCs w:val="20"/>
        </w:rPr>
        <w:t>at what level</w:t>
      </w:r>
      <w:r>
        <w:rPr>
          <w:rFonts w:ascii="Calibri" w:hAnsi="Calibri" w:cs="Arial"/>
          <w:i/>
          <w:color w:val="0070C0"/>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1D328149" w14:textId="77777777" w:rsidTr="006C7513">
        <w:trPr>
          <w:trHeight w:val="350"/>
        </w:trPr>
        <w:tc>
          <w:tcPr>
            <w:tcW w:w="1343" w:type="dxa"/>
            <w:shd w:val="clear" w:color="auto" w:fill="808080" w:themeFill="background1" w:themeFillShade="80"/>
            <w:vAlign w:val="center"/>
          </w:tcPr>
          <w:p w14:paraId="0248C4F7" w14:textId="77777777" w:rsidR="004D4A26" w:rsidRPr="006C7513" w:rsidRDefault="004D4A26" w:rsidP="00491413">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3CB8EB95" w14:textId="77777777" w:rsidR="004D4A26" w:rsidRPr="006C7513" w:rsidRDefault="004D4A26" w:rsidP="00491413">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1E1E97" w:rsidRPr="007A34E2" w14:paraId="72A3D93E" w14:textId="77777777" w:rsidTr="000A4965">
        <w:tc>
          <w:tcPr>
            <w:tcW w:w="1343" w:type="dxa"/>
          </w:tcPr>
          <w:p w14:paraId="359682F2" w14:textId="43328EC6" w:rsidR="001E1E97" w:rsidRPr="007A34E2" w:rsidRDefault="00B62249" w:rsidP="001E1E97">
            <w:pPr>
              <w:rPr>
                <w:rFonts w:ascii="Calibri" w:hAnsi="Calibri" w:cs="Arial"/>
                <w:color w:val="0070C0"/>
                <w:sz w:val="20"/>
              </w:rPr>
            </w:pPr>
            <w:r>
              <w:rPr>
                <w:rFonts w:ascii="Calibri" w:hAnsi="Calibri" w:cs="Arial"/>
                <w:color w:val="0070C0"/>
                <w:sz w:val="20"/>
              </w:rPr>
              <w:t>1</w:t>
            </w:r>
          </w:p>
        </w:tc>
        <w:tc>
          <w:tcPr>
            <w:tcW w:w="7287" w:type="dxa"/>
          </w:tcPr>
          <w:p w14:paraId="6A2A44F2" w14:textId="60D87803" w:rsidR="001E1E97" w:rsidRPr="007A34E2" w:rsidRDefault="00B47EE2" w:rsidP="009C5040">
            <w:pPr>
              <w:rPr>
                <w:rFonts w:ascii="Calibri" w:hAnsi="Calibri" w:cs="Arial"/>
                <w:color w:val="0070C0"/>
                <w:sz w:val="20"/>
              </w:rPr>
            </w:pPr>
            <w:r>
              <w:rPr>
                <w:rFonts w:asciiTheme="minorHAnsi" w:hAnsiTheme="minorHAnsi" w:cs="Arial"/>
                <w:iCs/>
                <w:color w:val="0070C0"/>
                <w:sz w:val="20"/>
                <w:szCs w:val="20"/>
              </w:rPr>
              <w:t>Appian DAST</w:t>
            </w:r>
          </w:p>
        </w:tc>
      </w:tr>
      <w:tr w:rsidR="00E107EE" w:rsidRPr="00002A26" w14:paraId="47273063" w14:textId="77777777" w:rsidTr="00E107EE">
        <w:tc>
          <w:tcPr>
            <w:tcW w:w="1343" w:type="dxa"/>
            <w:tcBorders>
              <w:top w:val="single" w:sz="4" w:space="0" w:color="auto"/>
              <w:left w:val="single" w:sz="4" w:space="0" w:color="auto"/>
              <w:bottom w:val="single" w:sz="4" w:space="0" w:color="auto"/>
              <w:right w:val="single" w:sz="4" w:space="0" w:color="auto"/>
            </w:tcBorders>
          </w:tcPr>
          <w:p w14:paraId="12D21DDB" w14:textId="4EE29443" w:rsidR="00E107EE" w:rsidRPr="00E107EE" w:rsidRDefault="00B62249" w:rsidP="00683458">
            <w:pPr>
              <w:rPr>
                <w:rFonts w:ascii="Calibri" w:hAnsi="Calibri" w:cs="Arial"/>
                <w:color w:val="0070C0"/>
                <w:sz w:val="20"/>
              </w:rPr>
            </w:pPr>
            <w:r>
              <w:rPr>
                <w:rFonts w:ascii="Calibri" w:hAnsi="Calibri" w:cs="Arial"/>
                <w:color w:val="0070C0"/>
                <w:sz w:val="20"/>
              </w:rPr>
              <w:t>2</w:t>
            </w:r>
          </w:p>
        </w:tc>
        <w:tc>
          <w:tcPr>
            <w:tcW w:w="7287" w:type="dxa"/>
            <w:tcBorders>
              <w:top w:val="single" w:sz="4" w:space="0" w:color="auto"/>
              <w:left w:val="single" w:sz="4" w:space="0" w:color="auto"/>
              <w:bottom w:val="single" w:sz="4" w:space="0" w:color="auto"/>
              <w:right w:val="single" w:sz="4" w:space="0" w:color="auto"/>
            </w:tcBorders>
          </w:tcPr>
          <w:p w14:paraId="21D017A1" w14:textId="6E750370" w:rsidR="00E107EE" w:rsidRPr="00E107EE" w:rsidRDefault="00B47EE2" w:rsidP="00683458">
            <w:pPr>
              <w:rPr>
                <w:rFonts w:asciiTheme="minorHAnsi" w:hAnsiTheme="minorHAnsi" w:cs="Arial"/>
                <w:iCs/>
                <w:color w:val="0070C0"/>
                <w:sz w:val="20"/>
                <w:szCs w:val="20"/>
              </w:rPr>
            </w:pPr>
            <w:r>
              <w:rPr>
                <w:rFonts w:asciiTheme="minorHAnsi" w:hAnsiTheme="minorHAnsi" w:cs="Arial"/>
                <w:iCs/>
                <w:color w:val="0070C0"/>
                <w:sz w:val="20"/>
                <w:szCs w:val="20"/>
              </w:rPr>
              <w:t>Appian Approval Check</w:t>
            </w:r>
          </w:p>
        </w:tc>
      </w:tr>
      <w:tr w:rsidR="00B47EE2" w:rsidRPr="00002A26" w14:paraId="3CE89607" w14:textId="77777777" w:rsidTr="00E107EE">
        <w:tc>
          <w:tcPr>
            <w:tcW w:w="1343" w:type="dxa"/>
            <w:tcBorders>
              <w:top w:val="single" w:sz="4" w:space="0" w:color="auto"/>
              <w:left w:val="single" w:sz="4" w:space="0" w:color="auto"/>
              <w:bottom w:val="single" w:sz="4" w:space="0" w:color="auto"/>
              <w:right w:val="single" w:sz="4" w:space="0" w:color="auto"/>
            </w:tcBorders>
          </w:tcPr>
          <w:p w14:paraId="290814D6" w14:textId="655EA34E" w:rsidR="00B47EE2" w:rsidRDefault="00B62249" w:rsidP="00683458">
            <w:pPr>
              <w:rPr>
                <w:rFonts w:ascii="Calibri" w:hAnsi="Calibri" w:cs="Arial"/>
                <w:color w:val="0070C0"/>
                <w:sz w:val="20"/>
              </w:rPr>
            </w:pPr>
            <w:r>
              <w:rPr>
                <w:rFonts w:ascii="Calibri" w:hAnsi="Calibri" w:cs="Arial"/>
                <w:color w:val="0070C0"/>
                <w:sz w:val="20"/>
              </w:rPr>
              <w:t>3</w:t>
            </w:r>
          </w:p>
        </w:tc>
        <w:tc>
          <w:tcPr>
            <w:tcW w:w="7287" w:type="dxa"/>
            <w:tcBorders>
              <w:top w:val="single" w:sz="4" w:space="0" w:color="auto"/>
              <w:left w:val="single" w:sz="4" w:space="0" w:color="auto"/>
              <w:bottom w:val="single" w:sz="4" w:space="0" w:color="auto"/>
              <w:right w:val="single" w:sz="4" w:space="0" w:color="auto"/>
            </w:tcBorders>
          </w:tcPr>
          <w:p w14:paraId="36141EA6" w14:textId="48A41454" w:rsidR="00B47EE2" w:rsidRDefault="00B62249" w:rsidP="00683458">
            <w:pPr>
              <w:rPr>
                <w:rFonts w:asciiTheme="minorHAnsi" w:hAnsiTheme="minorHAnsi" w:cs="Arial"/>
                <w:iCs/>
                <w:color w:val="0070C0"/>
                <w:sz w:val="20"/>
                <w:szCs w:val="20"/>
              </w:rPr>
            </w:pPr>
            <w:r>
              <w:rPr>
                <w:rFonts w:asciiTheme="minorHAnsi" w:hAnsiTheme="minorHAnsi" w:cs="Arial"/>
                <w:iCs/>
                <w:color w:val="0070C0"/>
                <w:sz w:val="20"/>
                <w:szCs w:val="20"/>
              </w:rPr>
              <w:t>JP Morgan Securities DAST</w:t>
            </w:r>
          </w:p>
        </w:tc>
      </w:tr>
      <w:tr w:rsidR="00B62249" w:rsidRPr="00002A26" w14:paraId="268EFAC3" w14:textId="77777777" w:rsidTr="00E107EE">
        <w:tc>
          <w:tcPr>
            <w:tcW w:w="1343" w:type="dxa"/>
            <w:tcBorders>
              <w:top w:val="single" w:sz="4" w:space="0" w:color="auto"/>
              <w:left w:val="single" w:sz="4" w:space="0" w:color="auto"/>
              <w:bottom w:val="single" w:sz="4" w:space="0" w:color="auto"/>
              <w:right w:val="single" w:sz="4" w:space="0" w:color="auto"/>
            </w:tcBorders>
          </w:tcPr>
          <w:p w14:paraId="4115F8F3" w14:textId="7AABE6C9" w:rsidR="00B62249" w:rsidRDefault="00B62249" w:rsidP="00B62249">
            <w:pPr>
              <w:rPr>
                <w:rFonts w:ascii="Calibri" w:hAnsi="Calibri" w:cs="Arial"/>
                <w:color w:val="0070C0"/>
                <w:sz w:val="20"/>
              </w:rPr>
            </w:pPr>
            <w:r>
              <w:rPr>
                <w:rFonts w:ascii="Calibri" w:hAnsi="Calibri" w:cs="Arial"/>
                <w:color w:val="0070C0"/>
                <w:sz w:val="20"/>
              </w:rPr>
              <w:t>4</w:t>
            </w:r>
          </w:p>
        </w:tc>
        <w:tc>
          <w:tcPr>
            <w:tcW w:w="7287" w:type="dxa"/>
            <w:tcBorders>
              <w:top w:val="single" w:sz="4" w:space="0" w:color="auto"/>
              <w:left w:val="single" w:sz="4" w:space="0" w:color="auto"/>
              <w:bottom w:val="single" w:sz="4" w:space="0" w:color="auto"/>
              <w:right w:val="single" w:sz="4" w:space="0" w:color="auto"/>
            </w:tcBorders>
          </w:tcPr>
          <w:p w14:paraId="02FC5D2B" w14:textId="3EF553F2" w:rsidR="00B62249" w:rsidRDefault="00B62249" w:rsidP="00B62249">
            <w:pPr>
              <w:rPr>
                <w:rFonts w:asciiTheme="minorHAnsi" w:hAnsiTheme="minorHAnsi" w:cs="Arial"/>
                <w:iCs/>
                <w:color w:val="0070C0"/>
                <w:sz w:val="20"/>
                <w:szCs w:val="20"/>
              </w:rPr>
            </w:pPr>
            <w:r>
              <w:rPr>
                <w:rFonts w:asciiTheme="minorHAnsi" w:hAnsiTheme="minorHAnsi" w:cs="Arial"/>
                <w:iCs/>
                <w:color w:val="0070C0"/>
                <w:sz w:val="20"/>
                <w:szCs w:val="20"/>
              </w:rPr>
              <w:t>JP Morgan Securities DAST</w:t>
            </w:r>
          </w:p>
        </w:tc>
      </w:tr>
      <w:tr w:rsidR="00B62249" w:rsidRPr="00002A26" w14:paraId="748D1796" w14:textId="77777777" w:rsidTr="00E107EE">
        <w:tc>
          <w:tcPr>
            <w:tcW w:w="1343" w:type="dxa"/>
            <w:tcBorders>
              <w:top w:val="single" w:sz="4" w:space="0" w:color="auto"/>
              <w:left w:val="single" w:sz="4" w:space="0" w:color="auto"/>
              <w:bottom w:val="single" w:sz="4" w:space="0" w:color="auto"/>
              <w:right w:val="single" w:sz="4" w:space="0" w:color="auto"/>
            </w:tcBorders>
          </w:tcPr>
          <w:p w14:paraId="5C69D4A7" w14:textId="2FC1AC19" w:rsidR="00B62249" w:rsidRDefault="00B62249" w:rsidP="00B62249">
            <w:pPr>
              <w:rPr>
                <w:rFonts w:ascii="Calibri" w:hAnsi="Calibri" w:cs="Arial"/>
                <w:color w:val="0070C0"/>
                <w:sz w:val="20"/>
              </w:rPr>
            </w:pPr>
            <w:r>
              <w:rPr>
                <w:rFonts w:ascii="Calibri" w:hAnsi="Calibri" w:cs="Arial"/>
                <w:color w:val="0070C0"/>
                <w:sz w:val="20"/>
              </w:rPr>
              <w:t>5</w:t>
            </w:r>
          </w:p>
        </w:tc>
        <w:tc>
          <w:tcPr>
            <w:tcW w:w="7287" w:type="dxa"/>
            <w:tcBorders>
              <w:top w:val="single" w:sz="4" w:space="0" w:color="auto"/>
              <w:left w:val="single" w:sz="4" w:space="0" w:color="auto"/>
              <w:bottom w:val="single" w:sz="4" w:space="0" w:color="auto"/>
              <w:right w:val="single" w:sz="4" w:space="0" w:color="auto"/>
            </w:tcBorders>
          </w:tcPr>
          <w:p w14:paraId="630FE9E6" w14:textId="32A73E65" w:rsidR="00B62249" w:rsidRDefault="00B62249" w:rsidP="00B62249">
            <w:pPr>
              <w:rPr>
                <w:rFonts w:asciiTheme="minorHAnsi" w:hAnsiTheme="minorHAnsi" w:cs="Arial"/>
                <w:iCs/>
                <w:color w:val="0070C0"/>
                <w:sz w:val="20"/>
                <w:szCs w:val="20"/>
              </w:rPr>
            </w:pPr>
            <w:r>
              <w:rPr>
                <w:rFonts w:asciiTheme="minorHAnsi" w:hAnsiTheme="minorHAnsi" w:cs="Arial"/>
                <w:iCs/>
                <w:color w:val="0070C0"/>
                <w:sz w:val="20"/>
                <w:szCs w:val="20"/>
              </w:rPr>
              <w:t>JP Morgan Securities PENTEST</w:t>
            </w:r>
          </w:p>
        </w:tc>
      </w:tr>
      <w:tr w:rsidR="00B62249" w:rsidRPr="00002A26" w14:paraId="32B65444" w14:textId="77777777" w:rsidTr="00E107EE">
        <w:tc>
          <w:tcPr>
            <w:tcW w:w="1343" w:type="dxa"/>
            <w:tcBorders>
              <w:top w:val="single" w:sz="4" w:space="0" w:color="auto"/>
              <w:left w:val="single" w:sz="4" w:space="0" w:color="auto"/>
              <w:bottom w:val="single" w:sz="4" w:space="0" w:color="auto"/>
              <w:right w:val="single" w:sz="4" w:space="0" w:color="auto"/>
            </w:tcBorders>
          </w:tcPr>
          <w:p w14:paraId="43BD9D45" w14:textId="33F41752" w:rsidR="00B62249" w:rsidRDefault="00B62249" w:rsidP="00B62249">
            <w:pPr>
              <w:rPr>
                <w:rFonts w:ascii="Calibri" w:hAnsi="Calibri" w:cs="Arial"/>
                <w:color w:val="0070C0"/>
                <w:sz w:val="20"/>
              </w:rPr>
            </w:pPr>
            <w:r>
              <w:rPr>
                <w:rFonts w:ascii="Calibri" w:hAnsi="Calibri" w:cs="Arial"/>
                <w:color w:val="0070C0"/>
                <w:sz w:val="20"/>
              </w:rPr>
              <w:t>6</w:t>
            </w:r>
          </w:p>
        </w:tc>
        <w:tc>
          <w:tcPr>
            <w:tcW w:w="7287" w:type="dxa"/>
            <w:tcBorders>
              <w:top w:val="single" w:sz="4" w:space="0" w:color="auto"/>
              <w:left w:val="single" w:sz="4" w:space="0" w:color="auto"/>
              <w:bottom w:val="single" w:sz="4" w:space="0" w:color="auto"/>
              <w:right w:val="single" w:sz="4" w:space="0" w:color="auto"/>
            </w:tcBorders>
          </w:tcPr>
          <w:p w14:paraId="5C473482" w14:textId="25993817" w:rsidR="00B62249" w:rsidRDefault="00B62249" w:rsidP="00B62249">
            <w:pPr>
              <w:rPr>
                <w:rFonts w:asciiTheme="minorHAnsi" w:hAnsiTheme="minorHAnsi" w:cs="Arial"/>
                <w:iCs/>
                <w:color w:val="0070C0"/>
                <w:sz w:val="20"/>
                <w:szCs w:val="20"/>
              </w:rPr>
            </w:pPr>
            <w:r>
              <w:rPr>
                <w:rFonts w:asciiTheme="minorHAnsi" w:hAnsiTheme="minorHAnsi" w:cs="Arial"/>
                <w:iCs/>
                <w:color w:val="0070C0"/>
                <w:sz w:val="20"/>
                <w:szCs w:val="20"/>
              </w:rPr>
              <w:t>JP Morgan Securities WAF Configuration Check</w:t>
            </w:r>
          </w:p>
        </w:tc>
      </w:tr>
      <w:tr w:rsidR="00B62249" w:rsidRPr="00002A26" w14:paraId="658904A6" w14:textId="77777777" w:rsidTr="00E107EE">
        <w:tc>
          <w:tcPr>
            <w:tcW w:w="1343" w:type="dxa"/>
            <w:tcBorders>
              <w:top w:val="single" w:sz="4" w:space="0" w:color="auto"/>
              <w:left w:val="single" w:sz="4" w:space="0" w:color="auto"/>
              <w:bottom w:val="single" w:sz="4" w:space="0" w:color="auto"/>
              <w:right w:val="single" w:sz="4" w:space="0" w:color="auto"/>
            </w:tcBorders>
          </w:tcPr>
          <w:p w14:paraId="328A5A8A" w14:textId="77777777" w:rsidR="00B62249" w:rsidRDefault="00B62249" w:rsidP="00B62249">
            <w:pPr>
              <w:rPr>
                <w:rFonts w:ascii="Calibri" w:hAnsi="Calibri" w:cs="Arial"/>
                <w:color w:val="0070C0"/>
                <w:sz w:val="20"/>
              </w:rPr>
            </w:pPr>
          </w:p>
        </w:tc>
        <w:tc>
          <w:tcPr>
            <w:tcW w:w="7287" w:type="dxa"/>
            <w:tcBorders>
              <w:top w:val="single" w:sz="4" w:space="0" w:color="auto"/>
              <w:left w:val="single" w:sz="4" w:space="0" w:color="auto"/>
              <w:bottom w:val="single" w:sz="4" w:space="0" w:color="auto"/>
              <w:right w:val="single" w:sz="4" w:space="0" w:color="auto"/>
            </w:tcBorders>
          </w:tcPr>
          <w:p w14:paraId="00C01F9A" w14:textId="77777777" w:rsidR="00B62249" w:rsidRDefault="00B62249" w:rsidP="00B62249">
            <w:pPr>
              <w:rPr>
                <w:rFonts w:asciiTheme="minorHAnsi" w:hAnsiTheme="minorHAnsi" w:cs="Arial"/>
                <w:iCs/>
                <w:color w:val="0070C0"/>
                <w:sz w:val="20"/>
                <w:szCs w:val="20"/>
              </w:rPr>
            </w:pPr>
          </w:p>
        </w:tc>
      </w:tr>
      <w:tr w:rsidR="00B62249" w:rsidRPr="00002A26" w14:paraId="3423BA38" w14:textId="77777777" w:rsidTr="00E107EE">
        <w:tc>
          <w:tcPr>
            <w:tcW w:w="1343" w:type="dxa"/>
            <w:tcBorders>
              <w:top w:val="single" w:sz="4" w:space="0" w:color="auto"/>
              <w:left w:val="single" w:sz="4" w:space="0" w:color="auto"/>
              <w:bottom w:val="single" w:sz="4" w:space="0" w:color="auto"/>
              <w:right w:val="single" w:sz="4" w:space="0" w:color="auto"/>
            </w:tcBorders>
          </w:tcPr>
          <w:p w14:paraId="0CC67C50" w14:textId="77777777" w:rsidR="00B62249" w:rsidRDefault="00B62249" w:rsidP="00B62249">
            <w:pPr>
              <w:rPr>
                <w:rFonts w:ascii="Calibri" w:hAnsi="Calibri" w:cs="Arial"/>
                <w:color w:val="0070C0"/>
                <w:sz w:val="20"/>
              </w:rPr>
            </w:pPr>
          </w:p>
        </w:tc>
        <w:tc>
          <w:tcPr>
            <w:tcW w:w="7287" w:type="dxa"/>
            <w:tcBorders>
              <w:top w:val="single" w:sz="4" w:space="0" w:color="auto"/>
              <w:left w:val="single" w:sz="4" w:space="0" w:color="auto"/>
              <w:bottom w:val="single" w:sz="4" w:space="0" w:color="auto"/>
              <w:right w:val="single" w:sz="4" w:space="0" w:color="auto"/>
            </w:tcBorders>
          </w:tcPr>
          <w:p w14:paraId="359BC6BB" w14:textId="77777777" w:rsidR="00B62249" w:rsidRDefault="00B62249" w:rsidP="00B62249">
            <w:pPr>
              <w:rPr>
                <w:rFonts w:asciiTheme="minorHAnsi" w:hAnsiTheme="minorHAnsi" w:cs="Arial"/>
                <w:iCs/>
                <w:color w:val="0070C0"/>
                <w:sz w:val="20"/>
                <w:szCs w:val="20"/>
              </w:rPr>
            </w:pPr>
          </w:p>
        </w:tc>
      </w:tr>
    </w:tbl>
    <w:p w14:paraId="457828F2" w14:textId="77777777" w:rsidR="00AB1565" w:rsidRDefault="00AB1565" w:rsidP="001B2FD6">
      <w:pPr>
        <w:pStyle w:val="Heading2"/>
        <w:ind w:left="810"/>
      </w:pPr>
      <w:bookmarkStart w:id="22" w:name="_Toc178247277"/>
      <w:r>
        <w:t xml:space="preserve">Data </w:t>
      </w:r>
      <w:r w:rsidRPr="00E73BC4">
        <w:t>Governance</w:t>
      </w:r>
      <w:bookmarkEnd w:id="22"/>
    </w:p>
    <w:p w14:paraId="2DC7A3BB" w14:textId="77777777" w:rsidR="00146FB7" w:rsidRDefault="00146FB7" w:rsidP="00146FB7">
      <w:pPr>
        <w:rPr>
          <w:rFonts w:asciiTheme="minorHAnsi" w:hAnsiTheme="minorHAnsi"/>
          <w:i/>
          <w:color w:val="0070C0"/>
          <w:sz w:val="20"/>
          <w:szCs w:val="20"/>
        </w:rPr>
      </w:pPr>
      <w:r w:rsidRPr="00146FB7">
        <w:rPr>
          <w:rFonts w:asciiTheme="minorHAnsi" w:hAnsiTheme="minorHAnsi"/>
          <w:i/>
          <w:color w:val="0070C0"/>
          <w:sz w:val="20"/>
          <w:szCs w:val="20"/>
        </w:rPr>
        <w:t>Describe data security and privacy levels a</w:t>
      </w:r>
      <w:r>
        <w:rPr>
          <w:rFonts w:asciiTheme="minorHAnsi" w:hAnsiTheme="minorHAnsi"/>
          <w:i/>
          <w:color w:val="0070C0"/>
          <w:sz w:val="20"/>
          <w:szCs w:val="20"/>
        </w:rPr>
        <w:t>nd regulations, data conversion</w:t>
      </w:r>
      <w:r w:rsidRPr="00146FB7">
        <w:rPr>
          <w:rFonts w:asciiTheme="minorHAnsi" w:hAnsiTheme="minorHAnsi"/>
          <w:i/>
          <w:color w:val="0070C0"/>
          <w:sz w:val="20"/>
          <w:szCs w:val="20"/>
        </w:rPr>
        <w:t xml:space="preserve"> and cleansing requirements, as</w:t>
      </w:r>
      <w:r>
        <w:rPr>
          <w:rFonts w:asciiTheme="minorHAnsi" w:hAnsiTheme="minorHAnsi"/>
          <w:i/>
          <w:color w:val="0070C0"/>
          <w:sz w:val="20"/>
          <w:szCs w:val="20"/>
        </w:rPr>
        <w:t xml:space="preserve"> well as retention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0598CAE6" w14:textId="77777777" w:rsidTr="006C7513">
        <w:trPr>
          <w:trHeight w:val="350"/>
        </w:trPr>
        <w:tc>
          <w:tcPr>
            <w:tcW w:w="1343" w:type="dxa"/>
            <w:shd w:val="clear" w:color="auto" w:fill="808080" w:themeFill="background1" w:themeFillShade="80"/>
            <w:vAlign w:val="center"/>
          </w:tcPr>
          <w:p w14:paraId="5EE11246" w14:textId="77777777" w:rsidR="00AB1565" w:rsidRPr="006C7513" w:rsidRDefault="00AB1565"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7B87035C" w14:textId="77777777" w:rsidR="00AB1565" w:rsidRPr="006C7513" w:rsidRDefault="00AB1565"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7A34E2" w:rsidRPr="002F36E7" w14:paraId="375A2DD0" w14:textId="77777777" w:rsidTr="009C5040">
        <w:tc>
          <w:tcPr>
            <w:tcW w:w="1343" w:type="dxa"/>
          </w:tcPr>
          <w:p w14:paraId="51AC9160" w14:textId="60DCD83C" w:rsidR="007A34E2" w:rsidRPr="002F36E7" w:rsidRDefault="00B62249" w:rsidP="007A34E2">
            <w:pPr>
              <w:rPr>
                <w:rFonts w:ascii="Calibri" w:hAnsi="Calibri" w:cs="Arial"/>
                <w:color w:val="0070C0"/>
                <w:sz w:val="20"/>
              </w:rPr>
            </w:pPr>
            <w:r>
              <w:rPr>
                <w:rFonts w:ascii="Calibri" w:hAnsi="Calibri" w:cs="Arial"/>
                <w:color w:val="0070C0"/>
                <w:sz w:val="20"/>
              </w:rPr>
              <w:t>NA</w:t>
            </w:r>
          </w:p>
        </w:tc>
        <w:tc>
          <w:tcPr>
            <w:tcW w:w="7287" w:type="dxa"/>
          </w:tcPr>
          <w:p w14:paraId="6451F613" w14:textId="42580AB3" w:rsidR="007A34E2" w:rsidRPr="002F36E7" w:rsidRDefault="00B62249" w:rsidP="007A34E2">
            <w:pPr>
              <w:rPr>
                <w:rFonts w:ascii="Calibri" w:hAnsi="Calibri" w:cs="Arial"/>
                <w:color w:val="0070C0"/>
                <w:sz w:val="20"/>
                <w:szCs w:val="20"/>
              </w:rPr>
            </w:pPr>
            <w:r>
              <w:rPr>
                <w:rFonts w:ascii="Calibri" w:hAnsi="Calibri" w:cs="Arial"/>
                <w:color w:val="0070C0"/>
                <w:sz w:val="20"/>
                <w:szCs w:val="20"/>
              </w:rPr>
              <w:t>NA</w:t>
            </w:r>
          </w:p>
        </w:tc>
      </w:tr>
    </w:tbl>
    <w:p w14:paraId="601ED6FC" w14:textId="77777777" w:rsidR="001E1E97" w:rsidRDefault="001E1E97" w:rsidP="001B2FD6">
      <w:pPr>
        <w:pStyle w:val="Heading2"/>
        <w:ind w:left="810"/>
      </w:pPr>
      <w:bookmarkStart w:id="23" w:name="_Toc178247278"/>
      <w:r>
        <w:t>Auditability</w:t>
      </w:r>
      <w:bookmarkEnd w:id="23"/>
    </w:p>
    <w:p w14:paraId="1A2A64AE" w14:textId="77777777" w:rsidR="001E1E97" w:rsidRPr="001E1E97" w:rsidRDefault="001E1E97" w:rsidP="001E1E97">
      <w:pPr>
        <w:rPr>
          <w:rFonts w:asciiTheme="minorHAnsi" w:hAnsiTheme="minorHAnsi"/>
          <w:i/>
          <w:color w:val="0070C0"/>
          <w:sz w:val="20"/>
          <w:szCs w:val="20"/>
        </w:rPr>
      </w:pPr>
      <w:r w:rsidRPr="001E1E97">
        <w:rPr>
          <w:rFonts w:asciiTheme="minorHAnsi" w:hAnsiTheme="minorHAnsi"/>
          <w:i/>
          <w:color w:val="0070C0"/>
          <w:sz w:val="20"/>
          <w:szCs w:val="20"/>
        </w:rPr>
        <w:t xml:space="preserve">Define the business elements and data fields that </w:t>
      </w:r>
      <w:r w:rsidR="00E160A1">
        <w:rPr>
          <w:rFonts w:asciiTheme="minorHAnsi" w:hAnsiTheme="minorHAnsi"/>
          <w:i/>
          <w:color w:val="0070C0"/>
          <w:sz w:val="20"/>
          <w:szCs w:val="20"/>
        </w:rPr>
        <w:t>the business intends to</w:t>
      </w:r>
      <w:r w:rsidRPr="001E1E97">
        <w:rPr>
          <w:rFonts w:asciiTheme="minorHAnsi" w:hAnsiTheme="minorHAnsi"/>
          <w:i/>
          <w:color w:val="0070C0"/>
          <w:sz w:val="20"/>
          <w:szCs w:val="20"/>
        </w:rPr>
        <w:t xml:space="preserve"> audit including i</w:t>
      </w:r>
      <w:r w:rsidR="006974C1">
        <w:rPr>
          <w:rFonts w:asciiTheme="minorHAnsi" w:hAnsiTheme="minorHAnsi"/>
          <w:i/>
          <w:color w:val="0070C0"/>
          <w:sz w:val="20"/>
          <w:szCs w:val="20"/>
        </w:rPr>
        <w:t>nf</w:t>
      </w:r>
      <w:r w:rsidRPr="001E1E97">
        <w:rPr>
          <w:rFonts w:asciiTheme="minorHAnsi" w:hAnsiTheme="minorHAnsi"/>
          <w:i/>
          <w:color w:val="0070C0"/>
          <w:sz w:val="20"/>
          <w:szCs w:val="20"/>
        </w:rPr>
        <w:t xml:space="preserve">ormation needed in </w:t>
      </w:r>
      <w:r w:rsidR="009C5040">
        <w:rPr>
          <w:rFonts w:asciiTheme="minorHAnsi" w:hAnsiTheme="minorHAnsi"/>
          <w:i/>
          <w:color w:val="0070C0"/>
          <w:sz w:val="20"/>
          <w:szCs w:val="20"/>
        </w:rPr>
        <w:t xml:space="preserve">the </w:t>
      </w:r>
      <w:r w:rsidRPr="001E1E97">
        <w:rPr>
          <w:rFonts w:asciiTheme="minorHAnsi" w:hAnsiTheme="minorHAnsi"/>
          <w:i/>
          <w:color w:val="0070C0"/>
          <w:sz w:val="20"/>
          <w:szCs w:val="20"/>
        </w:rPr>
        <w:t xml:space="preserve">audit file.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6C7513" w:rsidRPr="006C7513" w14:paraId="7FF635AC" w14:textId="77777777" w:rsidTr="006C7513">
        <w:trPr>
          <w:trHeight w:val="350"/>
        </w:trPr>
        <w:tc>
          <w:tcPr>
            <w:tcW w:w="1343" w:type="dxa"/>
            <w:shd w:val="clear" w:color="auto" w:fill="808080" w:themeFill="background1" w:themeFillShade="80"/>
            <w:vAlign w:val="center"/>
          </w:tcPr>
          <w:p w14:paraId="67652699" w14:textId="77777777" w:rsidR="001E1E97" w:rsidRPr="006C7513" w:rsidRDefault="001E1E97"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2E86AF0C" w14:textId="77777777" w:rsidR="001E1E97" w:rsidRPr="006C7513" w:rsidRDefault="001E1E97" w:rsidP="009C5040">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20B557F0" w14:textId="77777777" w:rsidTr="009C5040">
        <w:tc>
          <w:tcPr>
            <w:tcW w:w="1343" w:type="dxa"/>
          </w:tcPr>
          <w:p w14:paraId="23761148" w14:textId="19A05295" w:rsidR="00B62249" w:rsidRPr="002F36E7" w:rsidRDefault="00B62249" w:rsidP="00B62249">
            <w:pPr>
              <w:rPr>
                <w:rFonts w:ascii="Calibri" w:hAnsi="Calibri" w:cs="Arial"/>
                <w:color w:val="0070C0"/>
                <w:sz w:val="20"/>
              </w:rPr>
            </w:pPr>
            <w:r>
              <w:rPr>
                <w:rFonts w:ascii="Calibri" w:hAnsi="Calibri" w:cs="Arial"/>
                <w:color w:val="0070C0"/>
                <w:sz w:val="20"/>
              </w:rPr>
              <w:t>NA</w:t>
            </w:r>
          </w:p>
        </w:tc>
        <w:tc>
          <w:tcPr>
            <w:tcW w:w="7287" w:type="dxa"/>
          </w:tcPr>
          <w:p w14:paraId="0381AC22" w14:textId="569C3316" w:rsidR="00B62249" w:rsidRPr="002F36E7" w:rsidRDefault="00B62249" w:rsidP="00B62249">
            <w:pPr>
              <w:rPr>
                <w:rFonts w:asciiTheme="minorHAnsi" w:hAnsiTheme="minorHAnsi" w:cs="Arial"/>
                <w:color w:val="0070C0"/>
                <w:sz w:val="20"/>
                <w:szCs w:val="20"/>
              </w:rPr>
            </w:pPr>
            <w:r>
              <w:rPr>
                <w:rFonts w:ascii="Calibri" w:hAnsi="Calibri" w:cs="Arial"/>
                <w:color w:val="0070C0"/>
                <w:sz w:val="20"/>
                <w:szCs w:val="20"/>
              </w:rPr>
              <w:t>NA</w:t>
            </w:r>
          </w:p>
        </w:tc>
      </w:tr>
    </w:tbl>
    <w:p w14:paraId="19CF1F1D" w14:textId="77777777" w:rsidR="00917492" w:rsidRDefault="00E160A1" w:rsidP="001B2FD6">
      <w:pPr>
        <w:pStyle w:val="Heading2"/>
        <w:ind w:left="810"/>
      </w:pPr>
      <w:bookmarkStart w:id="24" w:name="_Toc178247279"/>
      <w:r>
        <w:t xml:space="preserve">End </w:t>
      </w:r>
      <w:r w:rsidR="00917492">
        <w:t>U</w:t>
      </w:r>
      <w:r>
        <w:t>ser Ease of U</w:t>
      </w:r>
      <w:r w:rsidR="00917492">
        <w:t>sability</w:t>
      </w:r>
      <w:bookmarkEnd w:id="24"/>
    </w:p>
    <w:p w14:paraId="39E95528" w14:textId="77777777" w:rsidR="00B82238" w:rsidRDefault="00917492" w:rsidP="006D2EF7">
      <w:pPr>
        <w:jc w:val="both"/>
        <w:rPr>
          <w:rFonts w:ascii="Calibri" w:hAnsi="Calibri" w:cs="Arial"/>
          <w:i/>
          <w:color w:val="0070C0"/>
          <w:sz w:val="20"/>
          <w:szCs w:val="20"/>
        </w:rPr>
      </w:pPr>
      <w:r w:rsidRPr="00917492">
        <w:rPr>
          <w:rFonts w:ascii="Calibri" w:hAnsi="Calibri" w:cs="Arial"/>
          <w:i/>
          <w:color w:val="0070C0"/>
          <w:sz w:val="20"/>
          <w:szCs w:val="20"/>
        </w:rPr>
        <w:t>Describe</w:t>
      </w:r>
      <w:r w:rsidR="005F0339">
        <w:rPr>
          <w:rFonts w:ascii="Calibri" w:hAnsi="Calibri" w:cs="Arial"/>
          <w:i/>
          <w:color w:val="0070C0"/>
          <w:sz w:val="20"/>
          <w:szCs w:val="20"/>
        </w:rPr>
        <w:t xml:space="preserve"> quantitatively</w:t>
      </w:r>
      <w:r w:rsidRPr="00917492">
        <w:rPr>
          <w:rFonts w:ascii="Calibri" w:hAnsi="Calibri" w:cs="Arial"/>
          <w:i/>
          <w:color w:val="0070C0"/>
          <w:sz w:val="20"/>
          <w:szCs w:val="20"/>
        </w:rPr>
        <w:t xml:space="preserve"> the level of usability required.  Also refer to any usability standards and guidelines that must be adhered to</w:t>
      </w:r>
      <w:r>
        <w:rPr>
          <w:rFonts w:ascii="Calibri" w:hAnsi="Calibri" w:cs="Arial"/>
          <w:i/>
          <w:color w:val="0070C0"/>
          <w:sz w:val="20"/>
          <w:szCs w:val="20"/>
        </w:rPr>
        <w:t>.</w:t>
      </w:r>
    </w:p>
    <w:p w14:paraId="66DB91AD" w14:textId="77777777" w:rsidR="00B62249" w:rsidRDefault="00B62249" w:rsidP="006D2EF7">
      <w:pPr>
        <w:jc w:val="both"/>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6263F46E" w14:textId="77777777" w:rsidTr="008A5FB7">
        <w:trPr>
          <w:trHeight w:val="350"/>
        </w:trPr>
        <w:tc>
          <w:tcPr>
            <w:tcW w:w="1343" w:type="dxa"/>
            <w:shd w:val="clear" w:color="auto" w:fill="808080" w:themeFill="background1" w:themeFillShade="80"/>
            <w:vAlign w:val="center"/>
          </w:tcPr>
          <w:p w14:paraId="3B88EFAD"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0F5F9F03"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7D5680D4" w14:textId="77777777" w:rsidTr="008A5FB7">
        <w:tc>
          <w:tcPr>
            <w:tcW w:w="1343" w:type="dxa"/>
          </w:tcPr>
          <w:p w14:paraId="2FA4FE99"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67C7F6DE"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47ABF33C" w14:textId="77777777" w:rsidR="00B62249" w:rsidRDefault="00B62249" w:rsidP="006D2EF7">
      <w:pPr>
        <w:jc w:val="both"/>
        <w:rPr>
          <w:rFonts w:ascii="Calibri" w:hAnsi="Calibri" w:cs="Arial"/>
          <w:i/>
          <w:color w:val="0070C0"/>
          <w:sz w:val="20"/>
          <w:szCs w:val="20"/>
        </w:rPr>
      </w:pPr>
    </w:p>
    <w:p w14:paraId="37BDE4EE" w14:textId="77777777" w:rsidR="00917492" w:rsidRDefault="00917492" w:rsidP="001B2FD6">
      <w:pPr>
        <w:pStyle w:val="Heading2"/>
        <w:ind w:left="810"/>
      </w:pPr>
      <w:bookmarkStart w:id="25" w:name="_Toc178247280"/>
      <w:r>
        <w:t>Performance</w:t>
      </w:r>
      <w:r w:rsidR="00544977">
        <w:t xml:space="preserve"> Efficiency</w:t>
      </w:r>
      <w:bookmarkEnd w:id="25"/>
    </w:p>
    <w:p w14:paraId="0B043F6D" w14:textId="77777777" w:rsidR="00E97BBE" w:rsidRDefault="00E97BBE" w:rsidP="00E97BBE">
      <w:pPr>
        <w:rPr>
          <w:rFonts w:ascii="Calibri" w:hAnsi="Calibri" w:cs="Arial"/>
          <w:i/>
          <w:color w:val="0070C0"/>
          <w:sz w:val="20"/>
          <w:szCs w:val="20"/>
        </w:rPr>
      </w:pPr>
      <w:r w:rsidRPr="00E97BBE">
        <w:rPr>
          <w:rFonts w:ascii="Calibri" w:hAnsi="Calibri" w:cs="Arial"/>
          <w:i/>
          <w:color w:val="0070C0"/>
          <w:sz w:val="20"/>
          <w:szCs w:val="20"/>
        </w:rPr>
        <w:t xml:space="preserve">Describe the </w:t>
      </w:r>
      <w:r w:rsidR="00544977">
        <w:rPr>
          <w:rFonts w:ascii="Calibri" w:hAnsi="Calibri" w:cs="Arial"/>
          <w:i/>
          <w:color w:val="0070C0"/>
          <w:sz w:val="20"/>
          <w:szCs w:val="20"/>
        </w:rPr>
        <w:t>response time</w:t>
      </w:r>
      <w:r w:rsidR="00E160A1">
        <w:rPr>
          <w:rFonts w:ascii="Calibri" w:hAnsi="Calibri" w:cs="Arial"/>
          <w:i/>
          <w:color w:val="0070C0"/>
          <w:sz w:val="20"/>
          <w:szCs w:val="20"/>
        </w:rPr>
        <w:t>.</w:t>
      </w:r>
      <w:r w:rsidR="009F74C9">
        <w:rPr>
          <w:rFonts w:ascii="Calibri" w:hAnsi="Calibri" w:cs="Arial"/>
          <w:i/>
          <w:color w:val="0070C0"/>
          <w:sz w:val="20"/>
          <w:szCs w:val="20"/>
        </w:rPr>
        <w:t xml:space="preserve"> That is, the</w:t>
      </w:r>
      <w:r w:rsidR="00544977">
        <w:rPr>
          <w:rFonts w:ascii="Calibri" w:hAnsi="Calibri" w:cs="Arial"/>
          <w:i/>
          <w:color w:val="0070C0"/>
          <w:sz w:val="20"/>
          <w:szCs w:val="20"/>
        </w:rPr>
        <w:t xml:space="preserve"> </w:t>
      </w:r>
      <w:r w:rsidRPr="00E97BBE">
        <w:rPr>
          <w:rFonts w:ascii="Calibri" w:hAnsi="Calibri" w:cs="Arial"/>
          <w:i/>
          <w:color w:val="0070C0"/>
          <w:sz w:val="20"/>
          <w:szCs w:val="20"/>
        </w:rPr>
        <w:t xml:space="preserve">maximum allowable wait time from the moment the user submits a request until the system </w:t>
      </w:r>
      <w:r w:rsidR="009F74C9">
        <w:rPr>
          <w:rFonts w:ascii="Calibri" w:hAnsi="Calibri" w:cs="Arial"/>
          <w:i/>
          <w:color w:val="0070C0"/>
          <w:sz w:val="20"/>
          <w:szCs w:val="20"/>
        </w:rPr>
        <w:t>returns</w:t>
      </w:r>
      <w:r w:rsidRPr="00E97BBE">
        <w:rPr>
          <w:rFonts w:ascii="Calibri" w:hAnsi="Calibri" w:cs="Arial"/>
          <w:i/>
          <w:color w:val="0070C0"/>
          <w:sz w:val="20"/>
          <w:szCs w:val="20"/>
        </w:rPr>
        <w:t xml:space="preserve"> a response</w:t>
      </w:r>
      <w:r>
        <w:rPr>
          <w:rFonts w:ascii="Calibri" w:hAnsi="Calibri" w:cs="Arial"/>
          <w:i/>
          <w:color w:val="0070C0"/>
          <w:sz w:val="20"/>
          <w:szCs w:val="20"/>
        </w:rPr>
        <w:t>.</w:t>
      </w:r>
    </w:p>
    <w:p w14:paraId="3D01FE95" w14:textId="77777777" w:rsidR="00544977" w:rsidRDefault="00544977" w:rsidP="00E97BBE">
      <w:pPr>
        <w:rPr>
          <w:rFonts w:ascii="Calibri" w:hAnsi="Calibri" w:cs="Arial"/>
          <w:i/>
          <w:color w:val="0070C0"/>
          <w:sz w:val="20"/>
          <w:szCs w:val="20"/>
        </w:rPr>
      </w:pPr>
      <w:r w:rsidRPr="006974C1">
        <w:rPr>
          <w:rFonts w:ascii="Calibri" w:hAnsi="Calibri" w:cs="Arial"/>
          <w:i/>
          <w:color w:val="0070C0"/>
          <w:sz w:val="20"/>
          <w:szCs w:val="20"/>
        </w:rPr>
        <w:t>Describe the</w:t>
      </w:r>
      <w:r w:rsidR="009F74C9">
        <w:rPr>
          <w:rFonts w:ascii="Calibri" w:hAnsi="Calibri" w:cs="Arial"/>
          <w:i/>
          <w:color w:val="0070C0"/>
          <w:sz w:val="20"/>
          <w:szCs w:val="20"/>
        </w:rPr>
        <w:t xml:space="preserve"> stress the system can tolerate such as the </w:t>
      </w:r>
      <w:r w:rsidRPr="006974C1">
        <w:rPr>
          <w:rFonts w:ascii="Calibri" w:hAnsi="Calibri" w:cs="Arial"/>
          <w:i/>
          <w:color w:val="0070C0"/>
          <w:sz w:val="20"/>
          <w:szCs w:val="20"/>
        </w:rPr>
        <w:t>degree of simultan</w:t>
      </w:r>
      <w:r>
        <w:rPr>
          <w:rFonts w:ascii="Calibri" w:hAnsi="Calibri" w:cs="Arial"/>
          <w:i/>
          <w:color w:val="0070C0"/>
          <w:sz w:val="20"/>
          <w:szCs w:val="20"/>
        </w:rPr>
        <w:t>eous activity that the system mu</w:t>
      </w:r>
      <w:r w:rsidRPr="006974C1">
        <w:rPr>
          <w:rFonts w:ascii="Calibri" w:hAnsi="Calibri" w:cs="Arial"/>
          <w:i/>
          <w:color w:val="0070C0"/>
          <w:sz w:val="20"/>
          <w:szCs w:val="20"/>
        </w:rPr>
        <w:t xml:space="preserve">st be able to support.  </w:t>
      </w:r>
    </w:p>
    <w:p w14:paraId="0C2AAFD9" w14:textId="77777777" w:rsidR="00B62249" w:rsidRPr="00E97BBE" w:rsidRDefault="00B62249" w:rsidP="00E97BBE">
      <w:pPr>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24D87663" w14:textId="77777777" w:rsidTr="008A5FB7">
        <w:trPr>
          <w:trHeight w:val="350"/>
        </w:trPr>
        <w:tc>
          <w:tcPr>
            <w:tcW w:w="1343" w:type="dxa"/>
            <w:shd w:val="clear" w:color="auto" w:fill="808080" w:themeFill="background1" w:themeFillShade="80"/>
            <w:vAlign w:val="center"/>
          </w:tcPr>
          <w:p w14:paraId="6D6C6759" w14:textId="77777777" w:rsidR="00B62249" w:rsidRPr="006C7513" w:rsidRDefault="00B62249" w:rsidP="008A5FB7">
            <w:pPr>
              <w:jc w:val="center"/>
              <w:rPr>
                <w:rFonts w:ascii="Calibri" w:hAnsi="Calibri"/>
                <w:b/>
                <w:bCs/>
                <w:color w:val="FFFFFF" w:themeColor="background1"/>
                <w:sz w:val="20"/>
                <w:szCs w:val="20"/>
              </w:rPr>
            </w:pPr>
            <w:bookmarkStart w:id="26" w:name="_Toc137351820"/>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72C5AF06"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3B5C0C4B" w14:textId="77777777" w:rsidTr="008A5FB7">
        <w:tc>
          <w:tcPr>
            <w:tcW w:w="1343" w:type="dxa"/>
          </w:tcPr>
          <w:p w14:paraId="1F427B86"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54898910"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746A9879" w14:textId="77777777" w:rsidR="007424D2" w:rsidRPr="00B62249" w:rsidRDefault="007424D2" w:rsidP="007424D2">
      <w:pPr>
        <w:rPr>
          <w:rFonts w:asciiTheme="minorHAnsi" w:hAnsiTheme="minorHAnsi"/>
          <w:b/>
          <w:bCs/>
          <w:sz w:val="20"/>
          <w:szCs w:val="20"/>
        </w:rPr>
      </w:pPr>
    </w:p>
    <w:p w14:paraId="38684CE6" w14:textId="77777777" w:rsidR="00E97BBE" w:rsidRDefault="00E97BBE" w:rsidP="008C60A0">
      <w:pPr>
        <w:pStyle w:val="Heading2"/>
        <w:ind w:left="810"/>
      </w:pPr>
      <w:bookmarkStart w:id="27" w:name="_Toc178247281"/>
      <w:r>
        <w:t>Scalability</w:t>
      </w:r>
      <w:bookmarkEnd w:id="27"/>
    </w:p>
    <w:p w14:paraId="145ADF9C" w14:textId="77777777" w:rsidR="00E97BBE" w:rsidRDefault="00E97BBE" w:rsidP="00E97BBE">
      <w:pPr>
        <w:rPr>
          <w:rFonts w:asciiTheme="minorHAnsi" w:hAnsiTheme="minorHAnsi"/>
          <w:i/>
          <w:color w:val="0070C0"/>
          <w:sz w:val="20"/>
          <w:szCs w:val="20"/>
        </w:rPr>
      </w:pPr>
      <w:r w:rsidRPr="00E97BBE">
        <w:rPr>
          <w:rFonts w:asciiTheme="minorHAnsi" w:hAnsiTheme="minorHAnsi"/>
          <w:i/>
          <w:color w:val="0070C0"/>
          <w:sz w:val="20"/>
          <w:szCs w:val="20"/>
        </w:rPr>
        <w:t>Describe the maximum volume (</w:t>
      </w:r>
      <w:r w:rsidR="008C566A">
        <w:rPr>
          <w:rFonts w:asciiTheme="minorHAnsi" w:hAnsiTheme="minorHAnsi"/>
          <w:i/>
          <w:color w:val="0070C0"/>
          <w:sz w:val="20"/>
          <w:szCs w:val="20"/>
        </w:rPr>
        <w:t xml:space="preserve">e.g., </w:t>
      </w:r>
      <w:r w:rsidRPr="00E97BBE">
        <w:rPr>
          <w:rFonts w:asciiTheme="minorHAnsi" w:hAnsiTheme="minorHAnsi"/>
          <w:i/>
          <w:color w:val="0070C0"/>
          <w:sz w:val="20"/>
          <w:szCs w:val="20"/>
        </w:rPr>
        <w:t>the number of accounts</w:t>
      </w:r>
      <w:r w:rsidR="008C566A">
        <w:rPr>
          <w:rFonts w:asciiTheme="minorHAnsi" w:hAnsiTheme="minorHAnsi"/>
          <w:i/>
          <w:color w:val="0070C0"/>
          <w:sz w:val="20"/>
          <w:szCs w:val="20"/>
        </w:rPr>
        <w:t>, users, tellers</w:t>
      </w:r>
      <w:r w:rsidRPr="00E97BBE">
        <w:rPr>
          <w:rFonts w:asciiTheme="minorHAnsi" w:hAnsiTheme="minorHAnsi"/>
          <w:i/>
          <w:color w:val="0070C0"/>
          <w:sz w:val="20"/>
          <w:szCs w:val="20"/>
        </w:rPr>
        <w:t>) that the system must be able to support.  Describe anticipated increase in users, workload</w:t>
      </w:r>
      <w:r w:rsidR="008C566A">
        <w:rPr>
          <w:rFonts w:asciiTheme="minorHAnsi" w:hAnsiTheme="minorHAnsi"/>
          <w:i/>
          <w:color w:val="0070C0"/>
          <w:sz w:val="20"/>
          <w:szCs w:val="20"/>
        </w:rPr>
        <w:t>,</w:t>
      </w:r>
      <w:r w:rsidRPr="00E97BBE">
        <w:rPr>
          <w:rFonts w:asciiTheme="minorHAnsi" w:hAnsiTheme="minorHAnsi"/>
          <w:i/>
          <w:color w:val="0070C0"/>
          <w:sz w:val="20"/>
          <w:szCs w:val="20"/>
        </w:rPr>
        <w:t xml:space="preserve"> transactions or events</w:t>
      </w:r>
      <w:r w:rsidR="008C566A">
        <w:rPr>
          <w:rFonts w:asciiTheme="minorHAnsi" w:hAnsiTheme="minorHAnsi"/>
          <w:i/>
          <w:color w:val="0070C0"/>
          <w:sz w:val="20"/>
          <w:szCs w:val="20"/>
        </w:rPr>
        <w:t>.</w:t>
      </w:r>
    </w:p>
    <w:p w14:paraId="47322491" w14:textId="77777777" w:rsidR="00B62249" w:rsidRDefault="00B62249" w:rsidP="00E97BBE">
      <w:pPr>
        <w:rPr>
          <w:rFonts w:asciiTheme="minorHAnsi" w:hAnsiTheme="minorHAnsi"/>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30BBA213" w14:textId="77777777" w:rsidTr="008A5FB7">
        <w:trPr>
          <w:trHeight w:val="350"/>
        </w:trPr>
        <w:tc>
          <w:tcPr>
            <w:tcW w:w="1343" w:type="dxa"/>
            <w:shd w:val="clear" w:color="auto" w:fill="808080" w:themeFill="background1" w:themeFillShade="80"/>
            <w:vAlign w:val="center"/>
          </w:tcPr>
          <w:p w14:paraId="2B56040F"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1DE68CFE"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702310A2" w14:textId="77777777" w:rsidTr="008A5FB7">
        <w:tc>
          <w:tcPr>
            <w:tcW w:w="1343" w:type="dxa"/>
          </w:tcPr>
          <w:p w14:paraId="2945766A"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68DC8D3B"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7C25AEB1" w14:textId="77777777" w:rsidR="00B62249" w:rsidRPr="00E97BBE" w:rsidRDefault="00B62249" w:rsidP="00E97BBE">
      <w:pPr>
        <w:rPr>
          <w:rFonts w:asciiTheme="minorHAnsi" w:hAnsiTheme="minorHAnsi"/>
          <w:i/>
          <w:color w:val="0070C0"/>
          <w:sz w:val="20"/>
          <w:szCs w:val="20"/>
        </w:rPr>
      </w:pPr>
    </w:p>
    <w:p w14:paraId="2E7A38B6" w14:textId="77777777" w:rsidR="00E97BBE" w:rsidRDefault="00E97BBE" w:rsidP="00C64DEB">
      <w:pPr>
        <w:pStyle w:val="Heading2"/>
        <w:numPr>
          <w:ilvl w:val="1"/>
          <w:numId w:val="6"/>
        </w:numPr>
        <w:ind w:left="810"/>
      </w:pPr>
      <w:bookmarkStart w:id="28" w:name="_Toc178247282"/>
      <w:r>
        <w:t>Reliability</w:t>
      </w:r>
      <w:bookmarkEnd w:id="28"/>
    </w:p>
    <w:p w14:paraId="21DE65C0" w14:textId="77777777" w:rsidR="00E97BBE" w:rsidRDefault="00E97BBE" w:rsidP="00E97BBE">
      <w:pPr>
        <w:jc w:val="both"/>
        <w:rPr>
          <w:rFonts w:ascii="Calibri" w:hAnsi="Calibri" w:cs="Arial"/>
          <w:i/>
          <w:color w:val="0070C0"/>
          <w:sz w:val="20"/>
          <w:szCs w:val="20"/>
        </w:rPr>
      </w:pPr>
      <w:r w:rsidRPr="00E97BBE">
        <w:rPr>
          <w:rFonts w:ascii="Calibri" w:hAnsi="Calibri" w:cs="Arial"/>
          <w:i/>
          <w:color w:val="0070C0"/>
          <w:sz w:val="20"/>
          <w:szCs w:val="20"/>
        </w:rPr>
        <w:t xml:space="preserve">Describe the </w:t>
      </w:r>
      <w:r w:rsidR="008C566A">
        <w:rPr>
          <w:rFonts w:ascii="Calibri" w:hAnsi="Calibri" w:cs="Arial"/>
          <w:i/>
          <w:color w:val="0070C0"/>
          <w:sz w:val="20"/>
          <w:szCs w:val="20"/>
        </w:rPr>
        <w:t xml:space="preserve">ability of the solution or component to perform its functions under stated conditions for a specified </w:t>
      </w:r>
      <w:proofErr w:type="gramStart"/>
      <w:r w:rsidR="008C566A">
        <w:rPr>
          <w:rFonts w:ascii="Calibri" w:hAnsi="Calibri" w:cs="Arial"/>
          <w:i/>
          <w:color w:val="0070C0"/>
          <w:sz w:val="20"/>
          <w:szCs w:val="20"/>
        </w:rPr>
        <w:t>period of time</w:t>
      </w:r>
      <w:proofErr w:type="gramEnd"/>
      <w:r w:rsidR="008C566A">
        <w:rPr>
          <w:rFonts w:ascii="Calibri" w:hAnsi="Calibri" w:cs="Arial"/>
          <w:i/>
          <w:color w:val="0070C0"/>
          <w:sz w:val="20"/>
          <w:szCs w:val="20"/>
        </w:rPr>
        <w:t xml:space="preserve"> (fault tolerance).</w:t>
      </w:r>
    </w:p>
    <w:p w14:paraId="60AECE09" w14:textId="77777777" w:rsidR="00B62249" w:rsidRDefault="00B62249" w:rsidP="00E97BBE">
      <w:pPr>
        <w:jc w:val="both"/>
        <w:rPr>
          <w:rFonts w:ascii="Calibri" w:hAnsi="Calibr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0DA8D3CA" w14:textId="77777777" w:rsidTr="008A5FB7">
        <w:trPr>
          <w:trHeight w:val="350"/>
        </w:trPr>
        <w:tc>
          <w:tcPr>
            <w:tcW w:w="1343" w:type="dxa"/>
            <w:shd w:val="clear" w:color="auto" w:fill="808080" w:themeFill="background1" w:themeFillShade="80"/>
            <w:vAlign w:val="center"/>
          </w:tcPr>
          <w:p w14:paraId="70177852"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4F6FC36C"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004E12B9" w14:textId="77777777" w:rsidTr="008A5FB7">
        <w:tc>
          <w:tcPr>
            <w:tcW w:w="1343" w:type="dxa"/>
          </w:tcPr>
          <w:p w14:paraId="20D19FC9"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24EBACBA"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155C351D" w14:textId="77777777" w:rsidR="00B62249" w:rsidRPr="00E97BBE" w:rsidRDefault="00B62249" w:rsidP="00E97BBE">
      <w:pPr>
        <w:jc w:val="both"/>
        <w:rPr>
          <w:rFonts w:ascii="Calibri" w:hAnsi="Calibri" w:cs="Arial"/>
          <w:i/>
          <w:color w:val="0070C0"/>
          <w:sz w:val="20"/>
          <w:szCs w:val="20"/>
        </w:rPr>
      </w:pPr>
    </w:p>
    <w:p w14:paraId="21CD7C25" w14:textId="77777777" w:rsidR="0019010C" w:rsidRDefault="005F0339" w:rsidP="00C64DEB">
      <w:pPr>
        <w:pStyle w:val="Heading2"/>
        <w:numPr>
          <w:ilvl w:val="1"/>
          <w:numId w:val="6"/>
        </w:numPr>
        <w:ind w:left="810"/>
      </w:pPr>
      <w:bookmarkStart w:id="29" w:name="_Toc178247283"/>
      <w:r>
        <w:t>Business</w:t>
      </w:r>
      <w:r w:rsidR="00E160A1">
        <w:t xml:space="preserve"> User </w:t>
      </w:r>
      <w:r w:rsidR="0019010C">
        <w:t>Maintainability</w:t>
      </w:r>
      <w:bookmarkEnd w:id="29"/>
    </w:p>
    <w:p w14:paraId="63204EBD" w14:textId="77777777" w:rsidR="00B50408" w:rsidRDefault="0019010C" w:rsidP="0019010C">
      <w:pPr>
        <w:rPr>
          <w:rFonts w:asciiTheme="minorHAnsi" w:hAnsiTheme="minorHAnsi" w:cs="Arial"/>
          <w:i/>
          <w:color w:val="0070C0"/>
          <w:sz w:val="20"/>
          <w:szCs w:val="20"/>
        </w:rPr>
      </w:pPr>
      <w:r w:rsidRPr="0019010C">
        <w:rPr>
          <w:rFonts w:asciiTheme="minorHAnsi" w:hAnsiTheme="minorHAnsi" w:cs="Arial"/>
          <w:i/>
          <w:color w:val="0070C0"/>
          <w:sz w:val="20"/>
          <w:szCs w:val="20"/>
        </w:rPr>
        <w:t xml:space="preserve">Describe the ease </w:t>
      </w:r>
      <w:r w:rsidR="00511DD9">
        <w:rPr>
          <w:rFonts w:asciiTheme="minorHAnsi" w:hAnsiTheme="minorHAnsi" w:cs="Arial"/>
          <w:i/>
          <w:color w:val="0070C0"/>
          <w:sz w:val="20"/>
          <w:szCs w:val="20"/>
        </w:rPr>
        <w:t>with which a solution or component can be modified to correct defects, improve performance or other attributes, or adapt to changes</w:t>
      </w:r>
      <w:r w:rsidRPr="0019010C">
        <w:rPr>
          <w:rFonts w:asciiTheme="minorHAnsi" w:hAnsiTheme="minorHAnsi" w:cs="Arial"/>
          <w:i/>
          <w:color w:val="0070C0"/>
          <w:sz w:val="20"/>
          <w:szCs w:val="20"/>
        </w:rPr>
        <w:t>.  Include potential alterations after launch and frequency of modifications or business rules.</w:t>
      </w:r>
      <w:r w:rsidR="00511DD9">
        <w:rPr>
          <w:rFonts w:asciiTheme="minorHAnsi" w:hAnsiTheme="minorHAnsi" w:cs="Arial"/>
          <w:i/>
          <w:color w:val="0070C0"/>
          <w:sz w:val="20"/>
          <w:szCs w:val="20"/>
        </w:rPr>
        <w:t xml:space="preserve"> </w:t>
      </w:r>
      <w:r w:rsidR="00F93CD4" w:rsidRPr="0019010C">
        <w:rPr>
          <w:rFonts w:asciiTheme="minorHAnsi" w:hAnsiTheme="minorHAnsi" w:cs="Arial"/>
          <w:i/>
          <w:color w:val="0070C0"/>
          <w:sz w:val="20"/>
          <w:szCs w:val="20"/>
        </w:rPr>
        <w:t>Will the system need to be altered after launch?</w:t>
      </w:r>
      <w:r w:rsidR="00B50408" w:rsidRPr="0019010C">
        <w:rPr>
          <w:rFonts w:asciiTheme="minorHAnsi" w:hAnsiTheme="minorHAnsi" w:cs="Arial"/>
          <w:i/>
          <w:color w:val="0070C0"/>
          <w:sz w:val="20"/>
          <w:szCs w:val="20"/>
        </w:rPr>
        <w:t xml:space="preserve"> </w:t>
      </w:r>
      <w:r w:rsidR="00F93CD4" w:rsidRPr="0019010C">
        <w:rPr>
          <w:rFonts w:asciiTheme="minorHAnsi" w:hAnsiTheme="minorHAnsi" w:cs="Arial"/>
          <w:i/>
          <w:color w:val="0070C0"/>
          <w:sz w:val="20"/>
          <w:szCs w:val="20"/>
        </w:rPr>
        <w:t>– consider configurations for end user post implementation</w:t>
      </w:r>
      <w:r w:rsidR="00002A26">
        <w:rPr>
          <w:rFonts w:asciiTheme="minorHAnsi" w:hAnsiTheme="minorHAnsi" w:cs="Arial"/>
          <w:i/>
          <w:color w:val="0070C0"/>
          <w:sz w:val="20"/>
          <w:szCs w:val="20"/>
        </w:rPr>
        <w:t>.</w:t>
      </w:r>
    </w:p>
    <w:p w14:paraId="6223ECBA" w14:textId="77777777" w:rsidR="00B62249" w:rsidRDefault="00B62249" w:rsidP="0019010C">
      <w:pPr>
        <w:rPr>
          <w:rFonts w:asciiTheme="minorHAnsi" w:hAnsiTheme="minorHAns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366C34CB" w14:textId="77777777" w:rsidTr="008A5FB7">
        <w:trPr>
          <w:trHeight w:val="350"/>
        </w:trPr>
        <w:tc>
          <w:tcPr>
            <w:tcW w:w="1343" w:type="dxa"/>
            <w:shd w:val="clear" w:color="auto" w:fill="808080" w:themeFill="background1" w:themeFillShade="80"/>
            <w:vAlign w:val="center"/>
          </w:tcPr>
          <w:p w14:paraId="69589494"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0648EB01"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2DCE64ED" w14:textId="77777777" w:rsidTr="008A5FB7">
        <w:tc>
          <w:tcPr>
            <w:tcW w:w="1343" w:type="dxa"/>
          </w:tcPr>
          <w:p w14:paraId="703228C2"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4F529296"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3D662EE1" w14:textId="77777777" w:rsidR="00B62249" w:rsidRPr="0019010C" w:rsidRDefault="00B62249" w:rsidP="0019010C">
      <w:pPr>
        <w:rPr>
          <w:rFonts w:asciiTheme="minorHAnsi" w:hAnsiTheme="minorHAnsi" w:cs="Arial"/>
          <w:i/>
          <w:color w:val="0070C0"/>
          <w:sz w:val="20"/>
          <w:szCs w:val="20"/>
        </w:rPr>
      </w:pPr>
    </w:p>
    <w:p w14:paraId="70E704DA" w14:textId="77777777" w:rsidR="0019010C" w:rsidRDefault="0019010C" w:rsidP="00C64DEB">
      <w:pPr>
        <w:pStyle w:val="Heading2"/>
        <w:numPr>
          <w:ilvl w:val="1"/>
          <w:numId w:val="6"/>
        </w:numPr>
        <w:ind w:left="810"/>
      </w:pPr>
      <w:bookmarkStart w:id="30" w:name="_Toc178247284"/>
      <w:bookmarkStart w:id="31" w:name="_Hlk83827083"/>
      <w:r>
        <w:t>Backup and</w:t>
      </w:r>
      <w:r w:rsidR="002B4EE3">
        <w:t xml:space="preserve"> </w:t>
      </w:r>
      <w:r>
        <w:t>Recovery</w:t>
      </w:r>
      <w:bookmarkEnd w:id="30"/>
    </w:p>
    <w:p w14:paraId="69B2197A" w14:textId="77777777" w:rsidR="0019010C" w:rsidRPr="00F55A2F" w:rsidRDefault="0019010C" w:rsidP="0019010C">
      <w:pPr>
        <w:rPr>
          <w:rFonts w:asciiTheme="minorHAnsi" w:hAnsiTheme="minorHAnsi" w:cs="Arial"/>
          <w:i/>
          <w:color w:val="0070C0"/>
          <w:sz w:val="20"/>
          <w:szCs w:val="20"/>
        </w:rPr>
      </w:pPr>
      <w:r w:rsidRPr="00F55A2F">
        <w:rPr>
          <w:rFonts w:asciiTheme="minorHAnsi" w:hAnsiTheme="minorHAnsi" w:cs="Arial"/>
          <w:i/>
          <w:color w:val="0070C0"/>
          <w:sz w:val="20"/>
          <w:szCs w:val="20"/>
        </w:rPr>
        <w:t xml:space="preserve">Describe the </w:t>
      </w:r>
      <w:r w:rsidR="005F0339" w:rsidRPr="00F55A2F">
        <w:rPr>
          <w:rFonts w:asciiTheme="minorHAnsi" w:hAnsiTheme="minorHAnsi" w:cs="Arial"/>
          <w:i/>
          <w:color w:val="0070C0"/>
          <w:sz w:val="20"/>
          <w:szCs w:val="20"/>
        </w:rPr>
        <w:t xml:space="preserve">data and system </w:t>
      </w:r>
      <w:r w:rsidRPr="00F55A2F">
        <w:rPr>
          <w:rFonts w:asciiTheme="minorHAnsi" w:hAnsiTheme="minorHAnsi" w:cs="Arial"/>
          <w:i/>
          <w:color w:val="0070C0"/>
          <w:sz w:val="20"/>
          <w:szCs w:val="20"/>
        </w:rPr>
        <w:t>backup and recovery required</w:t>
      </w:r>
      <w:r w:rsidR="00201108" w:rsidRPr="00F55A2F">
        <w:rPr>
          <w:rFonts w:asciiTheme="minorHAnsi" w:hAnsiTheme="minorHAnsi" w:cs="Arial"/>
          <w:i/>
          <w:color w:val="0070C0"/>
          <w:sz w:val="20"/>
          <w:szCs w:val="20"/>
        </w:rPr>
        <w:t>, as</w:t>
      </w:r>
      <w:r w:rsidRPr="00F55A2F">
        <w:rPr>
          <w:rFonts w:asciiTheme="minorHAnsi" w:hAnsiTheme="minorHAnsi" w:cs="Arial"/>
          <w:i/>
          <w:color w:val="0070C0"/>
          <w:sz w:val="20"/>
          <w:szCs w:val="20"/>
        </w:rPr>
        <w:t xml:space="preserve"> well as impact due to data loss</w:t>
      </w:r>
      <w:r w:rsidR="00A221AF" w:rsidRPr="00F55A2F">
        <w:rPr>
          <w:rFonts w:asciiTheme="minorHAnsi" w:hAnsiTheme="minorHAnsi" w:cs="Arial"/>
          <w:i/>
          <w:color w:val="0070C0"/>
          <w:sz w:val="20"/>
          <w:szCs w:val="20"/>
        </w:rPr>
        <w:t>.</w:t>
      </w:r>
    </w:p>
    <w:p w14:paraId="708847F1" w14:textId="77777777" w:rsidR="0032284F" w:rsidRDefault="0032284F" w:rsidP="0032284F">
      <w:pPr>
        <w:rPr>
          <w:rFonts w:asciiTheme="minorHAnsi" w:hAnsiTheme="minorHAnsi" w:cs="Arial"/>
          <w:i/>
          <w:color w:val="0070C0"/>
          <w:sz w:val="20"/>
          <w:szCs w:val="20"/>
        </w:rPr>
      </w:pPr>
      <w:r w:rsidRPr="00F55A2F">
        <w:rPr>
          <w:rFonts w:asciiTheme="minorHAnsi" w:hAnsiTheme="minorHAnsi" w:cs="Arial"/>
          <w:i/>
          <w:color w:val="0070C0"/>
          <w:sz w:val="20"/>
          <w:szCs w:val="20"/>
        </w:rPr>
        <w:t>This section will also be used to define Disaster Recovery (DR) requirements</w:t>
      </w:r>
      <w:r w:rsidR="000307D3">
        <w:rPr>
          <w:rFonts w:asciiTheme="minorHAnsi" w:hAnsiTheme="minorHAnsi" w:cs="Arial"/>
          <w:i/>
          <w:color w:val="0070C0"/>
          <w:sz w:val="20"/>
          <w:szCs w:val="20"/>
        </w:rPr>
        <w:t>,</w:t>
      </w:r>
      <w:r w:rsidR="00276086">
        <w:rPr>
          <w:rFonts w:asciiTheme="minorHAnsi" w:hAnsiTheme="minorHAnsi" w:cs="Arial"/>
          <w:i/>
          <w:color w:val="0070C0"/>
          <w:sz w:val="20"/>
          <w:szCs w:val="20"/>
        </w:rPr>
        <w:t xml:space="preserve"> </w:t>
      </w:r>
      <w:r w:rsidR="00276086" w:rsidRPr="00276086">
        <w:rPr>
          <w:rFonts w:asciiTheme="minorHAnsi" w:hAnsiTheme="minorHAnsi" w:cs="Arial"/>
          <w:i/>
          <w:color w:val="0070C0"/>
          <w:sz w:val="20"/>
          <w:szCs w:val="20"/>
        </w:rPr>
        <w:t>NF 4.9.1 – NF 4.9.3</w:t>
      </w:r>
      <w:r w:rsidRPr="00F55A2F">
        <w:rPr>
          <w:rFonts w:asciiTheme="minorHAnsi" w:hAnsiTheme="minorHAnsi" w:cs="Arial"/>
          <w:i/>
          <w:color w:val="0070C0"/>
          <w:sz w:val="20"/>
          <w:szCs w:val="20"/>
        </w:rPr>
        <w:t>. Select an RTO &amp; RPO range from the options below.  RTO refers to the maximum amount of time to recover from an outage. RPO refers to the maximum tolerable amount of data loss measured in time. The implemented DR solution must be able to achieve the documented recovery requirements. RTO/RPO selections align with the Santander US Business Impact Analysis (BIA) process, and are to be reviewed with the Business Sponsor and IT.</w:t>
      </w:r>
      <w:r w:rsidR="00F55A2F">
        <w:rPr>
          <w:rFonts w:asciiTheme="minorHAnsi" w:hAnsiTheme="minorHAnsi" w:cs="Arial"/>
          <w:i/>
          <w:color w:val="0070C0"/>
          <w:sz w:val="20"/>
          <w:szCs w:val="20"/>
        </w:rPr>
        <w:t xml:space="preserve"> </w:t>
      </w:r>
      <w:r w:rsidRPr="00F55A2F">
        <w:rPr>
          <w:rFonts w:asciiTheme="minorHAnsi" w:hAnsiTheme="minorHAnsi" w:cs="Arial"/>
          <w:i/>
          <w:color w:val="0070C0"/>
          <w:sz w:val="20"/>
          <w:szCs w:val="20"/>
        </w:rPr>
        <w:t>For 3rd party hosted software, this information should be found in the contract.</w:t>
      </w:r>
    </w:p>
    <w:p w14:paraId="170ED342" w14:textId="77777777" w:rsidR="00B62249" w:rsidRPr="00F55A2F" w:rsidRDefault="00B62249" w:rsidP="0032284F">
      <w:pPr>
        <w:rPr>
          <w:rFonts w:asciiTheme="minorHAnsi" w:hAnsiTheme="minorHAnsi" w:cs="Arial"/>
          <w:i/>
          <w:color w:val="0070C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002A389F" w14:textId="77777777" w:rsidTr="008A5FB7">
        <w:trPr>
          <w:trHeight w:val="350"/>
        </w:trPr>
        <w:tc>
          <w:tcPr>
            <w:tcW w:w="1343" w:type="dxa"/>
            <w:shd w:val="clear" w:color="auto" w:fill="808080" w:themeFill="background1" w:themeFillShade="80"/>
            <w:vAlign w:val="center"/>
          </w:tcPr>
          <w:p w14:paraId="0180EFF5" w14:textId="77777777" w:rsidR="00B62249" w:rsidRPr="006C7513" w:rsidRDefault="00B62249" w:rsidP="008A5FB7">
            <w:pPr>
              <w:jc w:val="center"/>
              <w:rPr>
                <w:rFonts w:ascii="Calibri" w:hAnsi="Calibri"/>
                <w:b/>
                <w:bCs/>
                <w:color w:val="FFFFFF" w:themeColor="background1"/>
                <w:sz w:val="20"/>
                <w:szCs w:val="20"/>
              </w:rPr>
            </w:pPr>
            <w:bookmarkStart w:id="32" w:name="_Toc11930373"/>
            <w:bookmarkStart w:id="33" w:name="_Toc11933050"/>
            <w:bookmarkStart w:id="34" w:name="_Toc11933156"/>
            <w:bookmarkStart w:id="35" w:name="_Toc11933201"/>
            <w:bookmarkStart w:id="36" w:name="_Toc11930374"/>
            <w:bookmarkStart w:id="37" w:name="_Toc11933051"/>
            <w:bookmarkStart w:id="38" w:name="_Toc11933157"/>
            <w:bookmarkStart w:id="39" w:name="_Toc11933202"/>
            <w:bookmarkStart w:id="40" w:name="_Toc11930375"/>
            <w:bookmarkStart w:id="41" w:name="_Toc11933052"/>
            <w:bookmarkStart w:id="42" w:name="_Toc11933158"/>
            <w:bookmarkStart w:id="43" w:name="_Toc11933203"/>
            <w:bookmarkStart w:id="44" w:name="_Toc11930376"/>
            <w:bookmarkStart w:id="45" w:name="_Toc11933053"/>
            <w:bookmarkStart w:id="46" w:name="_Toc11933159"/>
            <w:bookmarkStart w:id="47" w:name="_Toc11933204"/>
            <w:bookmarkStart w:id="48" w:name="_Toc11930378"/>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4A8234A3"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2A370F4F" w14:textId="77777777" w:rsidTr="008A5FB7">
        <w:tc>
          <w:tcPr>
            <w:tcW w:w="1343" w:type="dxa"/>
          </w:tcPr>
          <w:p w14:paraId="6ECADDD0"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77AC5B4A"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4BCB8314" w14:textId="77777777" w:rsidR="00E15D32" w:rsidRDefault="00E15D32" w:rsidP="00E15D32">
      <w:pPr>
        <w:pStyle w:val="Heading2"/>
        <w:numPr>
          <w:ilvl w:val="0"/>
          <w:numId w:val="0"/>
        </w:numPr>
        <w:ind w:left="360"/>
        <w:rPr>
          <w:highlight w:val="lightGray"/>
        </w:rPr>
      </w:pPr>
    </w:p>
    <w:p w14:paraId="597083F6" w14:textId="77777777" w:rsidR="00E15D32" w:rsidRDefault="00E15D32">
      <w:pPr>
        <w:rPr>
          <w:rFonts w:asciiTheme="minorHAnsi" w:hAnsiTheme="minorHAnsi" w:cs="Arial"/>
          <w:b/>
          <w:bCs/>
          <w:iCs/>
          <w:highlight w:val="lightGray"/>
        </w:rPr>
      </w:pPr>
      <w:r>
        <w:rPr>
          <w:highlight w:val="lightGray"/>
        </w:rPr>
        <w:br w:type="page"/>
      </w:r>
    </w:p>
    <w:p w14:paraId="4C834B35" w14:textId="77777777" w:rsidR="00023A30" w:rsidRPr="007E00AB" w:rsidRDefault="00E15D32" w:rsidP="00E15D32">
      <w:pPr>
        <w:pStyle w:val="Heading2"/>
        <w:numPr>
          <w:ilvl w:val="0"/>
          <w:numId w:val="0"/>
        </w:numPr>
        <w:ind w:left="720" w:hanging="360"/>
      </w:pPr>
      <w:bookmarkStart w:id="49" w:name="_Toc178247285"/>
      <w:r>
        <w:lastRenderedPageBreak/>
        <w:t xml:space="preserve">4.10 </w:t>
      </w:r>
      <w:r w:rsidR="00023A30" w:rsidRPr="007E00AB">
        <w:t>Availabil</w:t>
      </w:r>
      <w:r w:rsidR="009A22E1">
        <w:t>i</w:t>
      </w:r>
      <w:r w:rsidR="00023A30" w:rsidRPr="007E00AB">
        <w:t>ty</w:t>
      </w:r>
      <w:bookmarkEnd w:id="49"/>
    </w:p>
    <w:bookmarkEnd w:id="26"/>
    <w:p w14:paraId="63E91E19" w14:textId="77777777" w:rsidR="008E34BF" w:rsidRPr="00002A26" w:rsidRDefault="00FD3024" w:rsidP="00FD3024">
      <w:pPr>
        <w:rPr>
          <w:rFonts w:ascii="Calibri" w:hAnsi="Calibri" w:cs="Arial"/>
          <w:i/>
          <w:color w:val="0070C0"/>
          <w:sz w:val="20"/>
          <w:szCs w:val="20"/>
        </w:rPr>
      </w:pPr>
      <w:r w:rsidRPr="00002A26">
        <w:rPr>
          <w:rFonts w:ascii="Calibri" w:hAnsi="Calibri" w:cs="Arial"/>
          <w:i/>
          <w:color w:val="0070C0"/>
          <w:sz w:val="20"/>
          <w:szCs w:val="20"/>
        </w:rPr>
        <w:t>D</w:t>
      </w:r>
      <w:r w:rsidR="008E34BF" w:rsidRPr="00002A26">
        <w:rPr>
          <w:rFonts w:ascii="Calibri" w:hAnsi="Calibri" w:cs="Arial"/>
          <w:i/>
          <w:color w:val="0070C0"/>
          <w:sz w:val="20"/>
          <w:szCs w:val="20"/>
        </w:rPr>
        <w:t xml:space="preserve">escribe </w:t>
      </w:r>
      <w:r w:rsidR="00511DD9">
        <w:rPr>
          <w:rFonts w:ascii="Calibri" w:hAnsi="Calibri" w:cs="Arial"/>
          <w:i/>
          <w:color w:val="0070C0"/>
          <w:sz w:val="20"/>
          <w:szCs w:val="20"/>
        </w:rPr>
        <w:t xml:space="preserve">when the solution is operable and accessible (e.g., </w:t>
      </w:r>
      <w:r w:rsidR="008E34BF" w:rsidRPr="00002A26">
        <w:rPr>
          <w:rFonts w:ascii="Calibri" w:hAnsi="Calibri" w:cs="Arial"/>
          <w:i/>
          <w:color w:val="0070C0"/>
          <w:sz w:val="20"/>
          <w:szCs w:val="20"/>
        </w:rPr>
        <w:t xml:space="preserve">allowable downtime, maintenance allowances, </w:t>
      </w:r>
      <w:r w:rsidR="00511DD9">
        <w:rPr>
          <w:rFonts w:ascii="Calibri" w:hAnsi="Calibri" w:cs="Arial"/>
          <w:i/>
          <w:color w:val="0070C0"/>
          <w:sz w:val="20"/>
          <w:szCs w:val="20"/>
        </w:rPr>
        <w:t>% of time the solution is available</w:t>
      </w:r>
      <w:r w:rsidR="008E34BF" w:rsidRPr="00002A26">
        <w:rPr>
          <w:rFonts w:ascii="Calibri" w:hAnsi="Calibri" w:cs="Arial"/>
          <w:i/>
          <w:color w:val="0070C0"/>
          <w:sz w:val="20"/>
          <w:szCs w:val="20"/>
        </w:rPr>
        <w:t xml:space="preserve"> to users</w:t>
      </w:r>
      <w:r w:rsidR="00511DD9">
        <w:rPr>
          <w:rFonts w:ascii="Calibri" w:hAnsi="Calibri" w:cs="Arial"/>
          <w:i/>
          <w:color w:val="0070C0"/>
          <w:sz w:val="20"/>
          <w:szCs w:val="20"/>
        </w:rPr>
        <w:t>)</w:t>
      </w:r>
      <w:r w:rsidRPr="00002A26">
        <w:rPr>
          <w:rFonts w:ascii="Calibri" w:hAnsi="Calibri" w:cs="Arial"/>
          <w:i/>
          <w:color w:val="0070C0"/>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7287"/>
      </w:tblGrid>
      <w:tr w:rsidR="00B62249" w:rsidRPr="006C7513" w14:paraId="1B87C182" w14:textId="77777777" w:rsidTr="008A5FB7">
        <w:trPr>
          <w:trHeight w:val="350"/>
        </w:trPr>
        <w:tc>
          <w:tcPr>
            <w:tcW w:w="1343" w:type="dxa"/>
            <w:shd w:val="clear" w:color="auto" w:fill="808080" w:themeFill="background1" w:themeFillShade="80"/>
            <w:vAlign w:val="center"/>
          </w:tcPr>
          <w:p w14:paraId="16E646B5"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 #</w:t>
            </w:r>
          </w:p>
        </w:tc>
        <w:tc>
          <w:tcPr>
            <w:tcW w:w="7287" w:type="dxa"/>
            <w:shd w:val="clear" w:color="auto" w:fill="808080" w:themeFill="background1" w:themeFillShade="80"/>
            <w:vAlign w:val="center"/>
          </w:tcPr>
          <w:p w14:paraId="1B335670" w14:textId="77777777" w:rsidR="00B62249" w:rsidRPr="006C7513" w:rsidRDefault="00B62249" w:rsidP="008A5FB7">
            <w:pPr>
              <w:jc w:val="center"/>
              <w:rPr>
                <w:rFonts w:ascii="Calibri" w:hAnsi="Calibri"/>
                <w:b/>
                <w:bCs/>
                <w:color w:val="FFFFFF" w:themeColor="background1"/>
                <w:sz w:val="20"/>
                <w:szCs w:val="20"/>
              </w:rPr>
            </w:pPr>
            <w:r w:rsidRPr="006C7513">
              <w:rPr>
                <w:rFonts w:ascii="Calibri" w:hAnsi="Calibri"/>
                <w:b/>
                <w:bCs/>
                <w:color w:val="FFFFFF" w:themeColor="background1"/>
                <w:sz w:val="20"/>
                <w:szCs w:val="20"/>
              </w:rPr>
              <w:t>Requirement</w:t>
            </w:r>
          </w:p>
        </w:tc>
      </w:tr>
      <w:tr w:rsidR="00B62249" w:rsidRPr="002F36E7" w14:paraId="1519624B" w14:textId="77777777" w:rsidTr="008A5FB7">
        <w:tc>
          <w:tcPr>
            <w:tcW w:w="1343" w:type="dxa"/>
          </w:tcPr>
          <w:p w14:paraId="42176242" w14:textId="77777777" w:rsidR="00B62249" w:rsidRPr="002F36E7" w:rsidRDefault="00B62249" w:rsidP="008A5FB7">
            <w:pPr>
              <w:rPr>
                <w:rFonts w:ascii="Calibri" w:hAnsi="Calibri" w:cs="Arial"/>
                <w:color w:val="0070C0"/>
                <w:sz w:val="20"/>
              </w:rPr>
            </w:pPr>
            <w:r>
              <w:rPr>
                <w:rFonts w:ascii="Calibri" w:hAnsi="Calibri" w:cs="Arial"/>
                <w:color w:val="0070C0"/>
                <w:sz w:val="20"/>
              </w:rPr>
              <w:t>NA</w:t>
            </w:r>
          </w:p>
        </w:tc>
        <w:tc>
          <w:tcPr>
            <w:tcW w:w="7287" w:type="dxa"/>
          </w:tcPr>
          <w:p w14:paraId="16214323" w14:textId="77777777" w:rsidR="00B62249" w:rsidRPr="002F36E7" w:rsidRDefault="00B62249" w:rsidP="008A5FB7">
            <w:pPr>
              <w:rPr>
                <w:rFonts w:asciiTheme="minorHAnsi" w:hAnsiTheme="minorHAnsi" w:cs="Arial"/>
                <w:color w:val="0070C0"/>
                <w:sz w:val="20"/>
                <w:szCs w:val="20"/>
              </w:rPr>
            </w:pPr>
            <w:r>
              <w:rPr>
                <w:rFonts w:ascii="Calibri" w:hAnsi="Calibri" w:cs="Arial"/>
                <w:color w:val="0070C0"/>
                <w:sz w:val="20"/>
                <w:szCs w:val="20"/>
              </w:rPr>
              <w:t>NA</w:t>
            </w:r>
          </w:p>
        </w:tc>
      </w:tr>
    </w:tbl>
    <w:p w14:paraId="08BFD598" w14:textId="77777777" w:rsidR="001B6BA4" w:rsidRDefault="001B6BA4" w:rsidP="008E34BF">
      <w:pPr>
        <w:rPr>
          <w:rFonts w:asciiTheme="minorHAnsi" w:hAnsiTheme="minorHAnsi"/>
          <w:sz w:val="20"/>
          <w:szCs w:val="20"/>
        </w:rPr>
      </w:pPr>
    </w:p>
    <w:p w14:paraId="4271CEBB" w14:textId="33836A07" w:rsidR="00672392" w:rsidRPr="008E34BF" w:rsidRDefault="00672392" w:rsidP="008E34BF">
      <w:pPr>
        <w:rPr>
          <w:rFonts w:asciiTheme="minorHAnsi" w:hAnsiTheme="minorHAnsi"/>
          <w:sz w:val="20"/>
          <w:szCs w:val="20"/>
        </w:rPr>
      </w:pPr>
      <w:r w:rsidRPr="008E34BF">
        <w:rPr>
          <w:rFonts w:ascii="Calibri" w:hAnsi="Calibri" w:cs="Arial"/>
          <w:i/>
          <w:sz w:val="20"/>
          <w:szCs w:val="20"/>
        </w:rPr>
        <w:t xml:space="preserve">Table </w:t>
      </w:r>
      <w:r w:rsidRPr="008E34BF">
        <w:rPr>
          <w:rFonts w:ascii="Calibri" w:hAnsi="Calibri" w:cs="Arial"/>
          <w:i/>
          <w:sz w:val="20"/>
          <w:szCs w:val="20"/>
        </w:rPr>
        <w:fldChar w:fldCharType="begin"/>
      </w:r>
      <w:r w:rsidRPr="008E34BF">
        <w:rPr>
          <w:rFonts w:ascii="Calibri" w:hAnsi="Calibri" w:cs="Arial"/>
          <w:i/>
          <w:sz w:val="20"/>
          <w:szCs w:val="20"/>
        </w:rPr>
        <w:instrText xml:space="preserve"> SEQ Table \* ARABIC </w:instrText>
      </w:r>
      <w:r w:rsidRPr="008E34BF">
        <w:rPr>
          <w:rFonts w:ascii="Calibri" w:hAnsi="Calibri" w:cs="Arial"/>
          <w:i/>
          <w:sz w:val="20"/>
          <w:szCs w:val="20"/>
        </w:rPr>
        <w:fldChar w:fldCharType="separate"/>
      </w:r>
      <w:r w:rsidR="00182CF6">
        <w:rPr>
          <w:rFonts w:ascii="Calibri" w:hAnsi="Calibri" w:cs="Arial"/>
          <w:i/>
          <w:noProof/>
          <w:sz w:val="20"/>
          <w:szCs w:val="20"/>
        </w:rPr>
        <w:t>1</w:t>
      </w:r>
      <w:r w:rsidRPr="008E34BF">
        <w:rPr>
          <w:rFonts w:ascii="Calibri" w:hAnsi="Calibri" w:cs="Arial"/>
          <w:i/>
          <w:sz w:val="20"/>
          <w:szCs w:val="20"/>
        </w:rPr>
        <w:fldChar w:fldCharType="end"/>
      </w:r>
      <w:r w:rsidRPr="008E34BF">
        <w:rPr>
          <w:rFonts w:ascii="Calibri" w:hAnsi="Calibri" w:cs="Arial"/>
          <w:i/>
          <w:sz w:val="20"/>
          <w:szCs w:val="20"/>
        </w:rPr>
        <w:t>. Unavailability timeframes allowed for each Availability requirement</w:t>
      </w:r>
    </w:p>
    <w:tbl>
      <w:tblPr>
        <w:tblStyle w:val="TableGrid"/>
        <w:tblW w:w="5000" w:type="pct"/>
        <w:tblLayout w:type="fixed"/>
        <w:tblCellMar>
          <w:left w:w="58" w:type="dxa"/>
          <w:right w:w="115" w:type="dxa"/>
        </w:tblCellMar>
        <w:tblLook w:val="04A0" w:firstRow="1" w:lastRow="0" w:firstColumn="1" w:lastColumn="0" w:noHBand="0" w:noVBand="1"/>
      </w:tblPr>
      <w:tblGrid>
        <w:gridCol w:w="1813"/>
        <w:gridCol w:w="1327"/>
        <w:gridCol w:w="1327"/>
        <w:gridCol w:w="1327"/>
        <w:gridCol w:w="1327"/>
        <w:gridCol w:w="1509"/>
      </w:tblGrid>
      <w:tr w:rsidR="00FF1B85" w:rsidRPr="008E34BF" w14:paraId="47BFABB7" w14:textId="77777777" w:rsidTr="006D6F0C">
        <w:trPr>
          <w:trHeight w:val="226"/>
        </w:trPr>
        <w:tc>
          <w:tcPr>
            <w:tcW w:w="1050" w:type="pct"/>
            <w:tcBorders>
              <w:tl2br w:val="single" w:sz="4" w:space="0" w:color="auto"/>
            </w:tcBorders>
            <w:noWrap/>
            <w:vAlign w:val="bottom"/>
            <w:hideMark/>
          </w:tcPr>
          <w:p w14:paraId="2314C3B6" w14:textId="77777777" w:rsidR="00FF1B85" w:rsidRPr="00F0788D" w:rsidRDefault="00F0788D" w:rsidP="004E68C4">
            <w:pPr>
              <w:rPr>
                <w:rFonts w:asciiTheme="minorHAnsi" w:hAnsiTheme="minorHAnsi" w:cs="Arial"/>
                <w:i/>
                <w:iCs/>
                <w:sz w:val="16"/>
                <w:szCs w:val="16"/>
              </w:rPr>
            </w:pPr>
            <w:r w:rsidRPr="00F0788D">
              <w:rPr>
                <w:rFonts w:asciiTheme="minorHAnsi" w:hAnsiTheme="minorHAnsi" w:cs="Arial"/>
                <w:i/>
                <w:iCs/>
                <w:sz w:val="16"/>
                <w:szCs w:val="16"/>
              </w:rPr>
              <w:t xml:space="preserve">              </w:t>
            </w:r>
            <w:r w:rsidR="006D6F0C">
              <w:rPr>
                <w:rFonts w:asciiTheme="minorHAnsi" w:hAnsiTheme="minorHAnsi" w:cs="Arial"/>
                <w:i/>
                <w:iCs/>
                <w:sz w:val="16"/>
                <w:szCs w:val="16"/>
              </w:rPr>
              <w:t xml:space="preserve">   </w:t>
            </w:r>
            <w:r w:rsidR="009116D8" w:rsidRPr="00F0788D">
              <w:rPr>
                <w:rFonts w:asciiTheme="minorHAnsi" w:hAnsiTheme="minorHAnsi" w:cs="Arial"/>
                <w:i/>
                <w:iCs/>
                <w:sz w:val="16"/>
                <w:szCs w:val="16"/>
              </w:rPr>
              <w:t>Availability</w:t>
            </w:r>
            <w:r w:rsidR="00FF1B85" w:rsidRPr="00F0788D">
              <w:rPr>
                <w:rFonts w:asciiTheme="minorHAnsi" w:hAnsiTheme="minorHAnsi" w:cs="Arial"/>
                <w:i/>
                <w:iCs/>
                <w:sz w:val="16"/>
                <w:szCs w:val="16"/>
              </w:rPr>
              <w:t xml:space="preserve"> of…</w:t>
            </w:r>
          </w:p>
          <w:p w14:paraId="6EA4E68B" w14:textId="77777777" w:rsidR="00FF1B85" w:rsidRPr="00F0788D" w:rsidRDefault="00FF1B85" w:rsidP="004E68C4">
            <w:pPr>
              <w:rPr>
                <w:sz w:val="16"/>
                <w:szCs w:val="16"/>
                <w:lang w:val="en-US" w:eastAsia="en-US"/>
              </w:rPr>
            </w:pPr>
            <w:r w:rsidRPr="00F0788D">
              <w:rPr>
                <w:rFonts w:asciiTheme="minorHAnsi" w:hAnsiTheme="minorHAnsi" w:cs="Arial"/>
                <w:i/>
                <w:iCs/>
                <w:sz w:val="16"/>
                <w:szCs w:val="16"/>
              </w:rPr>
              <w:t>Means…</w:t>
            </w:r>
          </w:p>
        </w:tc>
        <w:tc>
          <w:tcPr>
            <w:tcW w:w="769" w:type="pct"/>
            <w:shd w:val="clear" w:color="auto" w:fill="808080" w:themeFill="background1" w:themeFillShade="80"/>
            <w:noWrap/>
            <w:hideMark/>
          </w:tcPr>
          <w:p w14:paraId="472D62FF"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 xml:space="preserve">99.95% </w:t>
            </w:r>
          </w:p>
        </w:tc>
        <w:tc>
          <w:tcPr>
            <w:tcW w:w="769" w:type="pct"/>
            <w:shd w:val="clear" w:color="auto" w:fill="808080" w:themeFill="background1" w:themeFillShade="80"/>
            <w:noWrap/>
            <w:hideMark/>
          </w:tcPr>
          <w:p w14:paraId="333BBE42"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99.90%</w:t>
            </w:r>
          </w:p>
        </w:tc>
        <w:tc>
          <w:tcPr>
            <w:tcW w:w="769" w:type="pct"/>
            <w:shd w:val="clear" w:color="auto" w:fill="808080" w:themeFill="background1" w:themeFillShade="80"/>
            <w:noWrap/>
            <w:hideMark/>
          </w:tcPr>
          <w:p w14:paraId="15FEB9DA"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99.50%</w:t>
            </w:r>
          </w:p>
        </w:tc>
        <w:tc>
          <w:tcPr>
            <w:tcW w:w="769" w:type="pct"/>
            <w:shd w:val="clear" w:color="auto" w:fill="808080" w:themeFill="background1" w:themeFillShade="80"/>
            <w:noWrap/>
            <w:hideMark/>
          </w:tcPr>
          <w:p w14:paraId="682CABCC"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98.00%</w:t>
            </w:r>
          </w:p>
        </w:tc>
        <w:tc>
          <w:tcPr>
            <w:tcW w:w="874" w:type="pct"/>
            <w:shd w:val="clear" w:color="auto" w:fill="808080" w:themeFill="background1" w:themeFillShade="80"/>
            <w:noWrap/>
            <w:hideMark/>
          </w:tcPr>
          <w:p w14:paraId="14C79584" w14:textId="77777777" w:rsidR="00FF1B85" w:rsidRPr="006D6F0C" w:rsidRDefault="00FF1B85" w:rsidP="004E68C4">
            <w:pPr>
              <w:jc w:val="center"/>
              <w:rPr>
                <w:rFonts w:ascii="Calibri" w:hAnsi="Calibri"/>
                <w:b/>
                <w:color w:val="FFFFFF" w:themeColor="background1"/>
                <w:sz w:val="16"/>
                <w:szCs w:val="16"/>
              </w:rPr>
            </w:pPr>
            <w:r w:rsidRPr="006D6F0C">
              <w:rPr>
                <w:rFonts w:ascii="Calibri" w:hAnsi="Calibri"/>
                <w:b/>
                <w:color w:val="FFFFFF" w:themeColor="background1"/>
                <w:sz w:val="16"/>
                <w:szCs w:val="16"/>
              </w:rPr>
              <w:t>95.00%</w:t>
            </w:r>
          </w:p>
        </w:tc>
      </w:tr>
      <w:tr w:rsidR="00FF1B85" w:rsidRPr="008E34BF" w14:paraId="036BC0D2" w14:textId="77777777" w:rsidTr="006D6F0C">
        <w:trPr>
          <w:trHeight w:val="226"/>
        </w:trPr>
        <w:tc>
          <w:tcPr>
            <w:tcW w:w="1050" w:type="pct"/>
            <w:shd w:val="clear" w:color="auto" w:fill="808080" w:themeFill="background1" w:themeFillShade="80"/>
            <w:noWrap/>
            <w:hideMark/>
          </w:tcPr>
          <w:p w14:paraId="1F2B5F41"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Daily downtime of</w:t>
            </w:r>
          </w:p>
        </w:tc>
        <w:tc>
          <w:tcPr>
            <w:tcW w:w="769" w:type="pct"/>
            <w:noWrap/>
            <w:hideMark/>
          </w:tcPr>
          <w:p w14:paraId="5DF1F6EF"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xml:space="preserve"> 43.2s </w:t>
            </w:r>
          </w:p>
        </w:tc>
        <w:tc>
          <w:tcPr>
            <w:tcW w:w="769" w:type="pct"/>
            <w:noWrap/>
            <w:hideMark/>
          </w:tcPr>
          <w:p w14:paraId="269B231D"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1m 26.4s</w:t>
            </w:r>
          </w:p>
        </w:tc>
        <w:tc>
          <w:tcPr>
            <w:tcW w:w="769" w:type="pct"/>
            <w:noWrap/>
            <w:hideMark/>
          </w:tcPr>
          <w:p w14:paraId="289EE5C8"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7m 12.0s</w:t>
            </w:r>
          </w:p>
        </w:tc>
        <w:tc>
          <w:tcPr>
            <w:tcW w:w="769" w:type="pct"/>
            <w:noWrap/>
            <w:hideMark/>
          </w:tcPr>
          <w:p w14:paraId="72E1DFC0"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28m 48.0s</w:t>
            </w:r>
          </w:p>
        </w:tc>
        <w:tc>
          <w:tcPr>
            <w:tcW w:w="874" w:type="pct"/>
            <w:noWrap/>
            <w:hideMark/>
          </w:tcPr>
          <w:p w14:paraId="5E51CE7F"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1h 12m 0.0s</w:t>
            </w:r>
          </w:p>
        </w:tc>
      </w:tr>
      <w:tr w:rsidR="00FF1B85" w:rsidRPr="008E34BF" w14:paraId="6E0C89BA" w14:textId="77777777" w:rsidTr="006D6F0C">
        <w:trPr>
          <w:trHeight w:val="226"/>
        </w:trPr>
        <w:tc>
          <w:tcPr>
            <w:tcW w:w="1050" w:type="pct"/>
            <w:shd w:val="clear" w:color="auto" w:fill="808080" w:themeFill="background1" w:themeFillShade="80"/>
            <w:noWrap/>
            <w:hideMark/>
          </w:tcPr>
          <w:p w14:paraId="57D0F43B"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Weekly downtime of</w:t>
            </w:r>
          </w:p>
        </w:tc>
        <w:tc>
          <w:tcPr>
            <w:tcW w:w="769" w:type="pct"/>
            <w:noWrap/>
            <w:hideMark/>
          </w:tcPr>
          <w:p w14:paraId="06366144"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5m 2.4s</w:t>
            </w:r>
          </w:p>
        </w:tc>
        <w:tc>
          <w:tcPr>
            <w:tcW w:w="769" w:type="pct"/>
            <w:noWrap/>
            <w:hideMark/>
          </w:tcPr>
          <w:p w14:paraId="6F3E1B68"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10m 4.8s</w:t>
            </w:r>
          </w:p>
        </w:tc>
        <w:tc>
          <w:tcPr>
            <w:tcW w:w="769" w:type="pct"/>
            <w:noWrap/>
            <w:hideMark/>
          </w:tcPr>
          <w:p w14:paraId="3CAE5D57"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50m 24.0s</w:t>
            </w:r>
          </w:p>
        </w:tc>
        <w:tc>
          <w:tcPr>
            <w:tcW w:w="769" w:type="pct"/>
            <w:noWrap/>
            <w:hideMark/>
          </w:tcPr>
          <w:p w14:paraId="083FB67D"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3h 21m 36.0s</w:t>
            </w:r>
          </w:p>
        </w:tc>
        <w:tc>
          <w:tcPr>
            <w:tcW w:w="874" w:type="pct"/>
            <w:noWrap/>
            <w:hideMark/>
          </w:tcPr>
          <w:p w14:paraId="0F4891C2"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8h 24m 0.0s</w:t>
            </w:r>
          </w:p>
        </w:tc>
      </w:tr>
      <w:tr w:rsidR="00FF1B85" w:rsidRPr="008E34BF" w14:paraId="007C7D1A" w14:textId="77777777" w:rsidTr="006D6F0C">
        <w:trPr>
          <w:trHeight w:val="226"/>
        </w:trPr>
        <w:tc>
          <w:tcPr>
            <w:tcW w:w="1050" w:type="pct"/>
            <w:shd w:val="clear" w:color="auto" w:fill="808080" w:themeFill="background1" w:themeFillShade="80"/>
            <w:noWrap/>
            <w:hideMark/>
          </w:tcPr>
          <w:p w14:paraId="720CA4FF"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Monthly downtime of</w:t>
            </w:r>
          </w:p>
        </w:tc>
        <w:tc>
          <w:tcPr>
            <w:tcW w:w="769" w:type="pct"/>
            <w:noWrap/>
            <w:hideMark/>
          </w:tcPr>
          <w:p w14:paraId="6A22B15C"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21m 54.9s</w:t>
            </w:r>
          </w:p>
        </w:tc>
        <w:tc>
          <w:tcPr>
            <w:tcW w:w="769" w:type="pct"/>
            <w:noWrap/>
            <w:hideMark/>
          </w:tcPr>
          <w:p w14:paraId="4FFB17D3"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43m 49.7s</w:t>
            </w:r>
          </w:p>
        </w:tc>
        <w:tc>
          <w:tcPr>
            <w:tcW w:w="769" w:type="pct"/>
            <w:noWrap/>
            <w:hideMark/>
          </w:tcPr>
          <w:p w14:paraId="6ECDC7BA"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3h 39m 8.7s</w:t>
            </w:r>
          </w:p>
        </w:tc>
        <w:tc>
          <w:tcPr>
            <w:tcW w:w="769" w:type="pct"/>
            <w:noWrap/>
            <w:hideMark/>
          </w:tcPr>
          <w:p w14:paraId="67740EBF"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14h 36m 34.9s</w:t>
            </w:r>
          </w:p>
        </w:tc>
        <w:tc>
          <w:tcPr>
            <w:tcW w:w="874" w:type="pct"/>
            <w:noWrap/>
            <w:hideMark/>
          </w:tcPr>
          <w:p w14:paraId="6A66B00B"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1d 12h 31m 27.3s</w:t>
            </w:r>
          </w:p>
        </w:tc>
      </w:tr>
      <w:tr w:rsidR="00FF1B85" w:rsidRPr="008E34BF" w14:paraId="5E384B36" w14:textId="77777777" w:rsidTr="006D6F0C">
        <w:trPr>
          <w:trHeight w:val="226"/>
        </w:trPr>
        <w:tc>
          <w:tcPr>
            <w:tcW w:w="1050" w:type="pct"/>
            <w:shd w:val="clear" w:color="auto" w:fill="808080" w:themeFill="background1" w:themeFillShade="80"/>
            <w:noWrap/>
            <w:hideMark/>
          </w:tcPr>
          <w:p w14:paraId="42D7FF86" w14:textId="77777777" w:rsidR="00FF1B85" w:rsidRPr="006D6F0C" w:rsidRDefault="00FF1B85" w:rsidP="004E68C4">
            <w:pPr>
              <w:rPr>
                <w:rFonts w:asciiTheme="minorHAnsi" w:hAnsiTheme="minorHAnsi" w:cs="Arial"/>
                <w:i/>
                <w:iCs/>
                <w:color w:val="4F81BD" w:themeColor="accent1"/>
                <w:sz w:val="16"/>
                <w:szCs w:val="16"/>
              </w:rPr>
            </w:pPr>
            <w:r w:rsidRPr="006D6F0C">
              <w:rPr>
                <w:rFonts w:ascii="Calibri" w:hAnsi="Calibri"/>
                <w:b/>
                <w:color w:val="FFFFFF" w:themeColor="background1"/>
                <w:sz w:val="16"/>
                <w:szCs w:val="16"/>
              </w:rPr>
              <w:t>Yearly downtime of</w:t>
            </w:r>
          </w:p>
        </w:tc>
        <w:tc>
          <w:tcPr>
            <w:tcW w:w="769" w:type="pct"/>
            <w:noWrap/>
            <w:hideMark/>
          </w:tcPr>
          <w:p w14:paraId="7372908B"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4h 22m 58.5s</w:t>
            </w:r>
          </w:p>
        </w:tc>
        <w:tc>
          <w:tcPr>
            <w:tcW w:w="769" w:type="pct"/>
            <w:noWrap/>
            <w:hideMark/>
          </w:tcPr>
          <w:p w14:paraId="0D201A23"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8h 45m 57.0s</w:t>
            </w:r>
          </w:p>
        </w:tc>
        <w:tc>
          <w:tcPr>
            <w:tcW w:w="769" w:type="pct"/>
            <w:noWrap/>
            <w:hideMark/>
          </w:tcPr>
          <w:p w14:paraId="23976B16"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1d 19h 49m 44.8s</w:t>
            </w:r>
          </w:p>
        </w:tc>
        <w:tc>
          <w:tcPr>
            <w:tcW w:w="769" w:type="pct"/>
            <w:noWrap/>
            <w:hideMark/>
          </w:tcPr>
          <w:p w14:paraId="02F3F194" w14:textId="77777777" w:rsidR="00FF1B85" w:rsidRPr="007E00AB" w:rsidRDefault="00FF1B85" w:rsidP="004E68C4">
            <w:pPr>
              <w:rPr>
                <w:rFonts w:asciiTheme="minorHAnsi" w:hAnsiTheme="minorHAnsi" w:cs="Arial"/>
                <w:iCs/>
                <w:sz w:val="16"/>
                <w:szCs w:val="16"/>
              </w:rPr>
            </w:pPr>
            <w:r w:rsidRPr="007E00AB">
              <w:rPr>
                <w:rFonts w:asciiTheme="minorHAnsi" w:hAnsiTheme="minorHAnsi" w:cs="Arial"/>
                <w:iCs/>
                <w:sz w:val="16"/>
                <w:szCs w:val="16"/>
              </w:rPr>
              <w:t> 7d 7h 18m 59.0s</w:t>
            </w:r>
          </w:p>
        </w:tc>
        <w:tc>
          <w:tcPr>
            <w:tcW w:w="874" w:type="pct"/>
            <w:noWrap/>
            <w:hideMark/>
          </w:tcPr>
          <w:p w14:paraId="63877249" w14:textId="77777777" w:rsidR="00FF1B85" w:rsidRPr="007E00AB" w:rsidRDefault="00FF1B85" w:rsidP="004E68C4">
            <w:pPr>
              <w:keepNext/>
              <w:rPr>
                <w:rFonts w:asciiTheme="minorHAnsi" w:hAnsiTheme="minorHAnsi" w:cs="Arial"/>
                <w:iCs/>
                <w:sz w:val="16"/>
                <w:szCs w:val="16"/>
              </w:rPr>
            </w:pPr>
            <w:r w:rsidRPr="007E00AB">
              <w:rPr>
                <w:rFonts w:asciiTheme="minorHAnsi" w:hAnsiTheme="minorHAnsi" w:cs="Arial"/>
                <w:iCs/>
                <w:sz w:val="16"/>
                <w:szCs w:val="16"/>
              </w:rPr>
              <w:t> 18d 6h 17m 27.6s</w:t>
            </w:r>
          </w:p>
        </w:tc>
      </w:tr>
    </w:tbl>
    <w:p w14:paraId="30AA4EA7" w14:textId="77777777" w:rsidR="00FF1B85" w:rsidRPr="008E34BF" w:rsidRDefault="00FF1B85" w:rsidP="00672392">
      <w:pPr>
        <w:rPr>
          <w:i/>
          <w:sz w:val="20"/>
          <w:szCs w:val="20"/>
        </w:rPr>
      </w:pPr>
    </w:p>
    <w:p w14:paraId="10983610" w14:textId="77777777" w:rsidR="00660297" w:rsidRDefault="00660297">
      <w:pPr>
        <w:rPr>
          <w:rFonts w:asciiTheme="minorHAnsi" w:hAnsiTheme="minorHAnsi"/>
          <w:sz w:val="28"/>
          <w:szCs w:val="28"/>
        </w:rPr>
      </w:pPr>
      <w:bookmarkStart w:id="50" w:name="_Toc459445190"/>
    </w:p>
    <w:bookmarkEnd w:id="50"/>
    <w:p w14:paraId="3A5EABAD" w14:textId="77777777" w:rsidR="00035721" w:rsidRPr="00B078C6" w:rsidRDefault="00035721" w:rsidP="00C23634">
      <w:pPr>
        <w:rPr>
          <w:rFonts w:asciiTheme="minorHAnsi" w:hAnsiTheme="minorHAnsi"/>
          <w:i/>
          <w:color w:val="0070C0"/>
          <w:sz w:val="20"/>
          <w:szCs w:val="20"/>
        </w:rPr>
      </w:pPr>
    </w:p>
    <w:sectPr w:rsidR="00035721" w:rsidRPr="00B078C6">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DF69B" w14:textId="77777777" w:rsidR="00B965A9" w:rsidRDefault="00B965A9">
      <w:r>
        <w:separator/>
      </w:r>
    </w:p>
  </w:endnote>
  <w:endnote w:type="continuationSeparator" w:id="0">
    <w:p w14:paraId="4A067645" w14:textId="77777777" w:rsidR="00B965A9" w:rsidRDefault="00B96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DA0D4" w14:textId="77777777" w:rsidR="00820515" w:rsidRDefault="00820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0"/>
        <w:szCs w:val="20"/>
      </w:rPr>
      <w:id w:val="-187678661"/>
      <w:docPartObj>
        <w:docPartGallery w:val="Page Numbers (Bottom of Page)"/>
        <w:docPartUnique/>
      </w:docPartObj>
    </w:sdtPr>
    <w:sdtEndPr/>
    <w:sdtContent>
      <w:sdt>
        <w:sdtPr>
          <w:rPr>
            <w:rFonts w:asciiTheme="minorHAnsi" w:hAnsiTheme="minorHAnsi"/>
            <w:sz w:val="20"/>
            <w:szCs w:val="20"/>
          </w:rPr>
          <w:id w:val="1651249195"/>
          <w:docPartObj>
            <w:docPartGallery w:val="Page Numbers (Top of Page)"/>
            <w:docPartUnique/>
          </w:docPartObj>
        </w:sdtPr>
        <w:sdtEndPr/>
        <w:sdtContent>
          <w:p w14:paraId="0466787F" w14:textId="77777777" w:rsidR="00276086" w:rsidRPr="00341B1C" w:rsidRDefault="00276086" w:rsidP="008E1201">
            <w:pPr>
              <w:pStyle w:val="Footer"/>
              <w:jc w:val="center"/>
              <w:rPr>
                <w:rFonts w:asciiTheme="minorHAnsi" w:hAnsiTheme="minorHAnsi"/>
                <w:sz w:val="20"/>
                <w:szCs w:val="20"/>
              </w:rPr>
            </w:pPr>
            <w:r>
              <w:rPr>
                <w:rFonts w:asciiTheme="minorHAnsi" w:hAnsiTheme="minorHAnsi"/>
                <w:sz w:val="20"/>
                <w:szCs w:val="20"/>
              </w:rPr>
              <w:ptab w:relativeTo="margin" w:alignment="left" w:leader="none"/>
            </w:r>
            <w:r>
              <w:rPr>
                <w:rFonts w:asciiTheme="minorHAnsi" w:hAnsiTheme="minorHAnsi"/>
                <w:sz w:val="20"/>
                <w:szCs w:val="20"/>
              </w:rPr>
              <w:t xml:space="preserve">Template: </w:t>
            </w:r>
            <w:r w:rsidR="00820515">
              <w:rPr>
                <w:rFonts w:asciiTheme="minorHAnsi" w:hAnsiTheme="minorHAnsi"/>
                <w:sz w:val="20"/>
                <w:szCs w:val="20"/>
              </w:rPr>
              <w:t xml:space="preserve">January 14, </w:t>
            </w:r>
            <w:proofErr w:type="gramStart"/>
            <w:r w:rsidR="00820515">
              <w:rPr>
                <w:rFonts w:asciiTheme="minorHAnsi" w:hAnsiTheme="minorHAnsi"/>
                <w:sz w:val="20"/>
                <w:szCs w:val="20"/>
              </w:rPr>
              <w:t>2025</w:t>
            </w:r>
            <w:proofErr w:type="gramEnd"/>
            <w:r>
              <w:rPr>
                <w:rFonts w:asciiTheme="minorHAnsi" w:hAnsiTheme="minorHAnsi"/>
                <w:sz w:val="20"/>
                <w:szCs w:val="20"/>
              </w:rPr>
              <w:tab/>
            </w:r>
            <w:r>
              <w:rPr>
                <w:rFonts w:asciiTheme="minorHAnsi" w:hAnsiTheme="minorHAnsi"/>
                <w:sz w:val="20"/>
                <w:szCs w:val="20"/>
              </w:rPr>
              <w:ptab w:relativeTo="margin" w:alignment="center" w:leader="none"/>
            </w:r>
            <w:r>
              <w:rPr>
                <w:rFonts w:asciiTheme="minorHAnsi" w:hAnsiTheme="minorHAnsi"/>
                <w:sz w:val="20"/>
                <w:szCs w:val="20"/>
              </w:rPr>
              <w:t>Internal Information</w:t>
            </w:r>
            <w:r>
              <w:rPr>
                <w:rFonts w:asciiTheme="minorHAnsi" w:hAnsiTheme="minorHAnsi"/>
                <w:sz w:val="20"/>
                <w:szCs w:val="20"/>
              </w:rPr>
              <w:ptab w:relativeTo="margin" w:alignment="right" w:leader="none"/>
            </w:r>
            <w:r w:rsidRPr="00341B1C">
              <w:rPr>
                <w:rFonts w:asciiTheme="minorHAnsi" w:hAnsiTheme="minorHAnsi"/>
                <w:sz w:val="20"/>
                <w:szCs w:val="20"/>
              </w:rPr>
              <w:t xml:space="preserve">Page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PAGE </w:instrText>
            </w:r>
            <w:r w:rsidRPr="00341B1C">
              <w:rPr>
                <w:rFonts w:asciiTheme="minorHAnsi" w:hAnsiTheme="minorHAnsi"/>
                <w:bCs/>
                <w:sz w:val="20"/>
                <w:szCs w:val="20"/>
              </w:rPr>
              <w:fldChar w:fldCharType="separate"/>
            </w:r>
            <w:r>
              <w:rPr>
                <w:rFonts w:asciiTheme="minorHAnsi" w:hAnsiTheme="minorHAnsi"/>
                <w:bCs/>
                <w:noProof/>
                <w:sz w:val="20"/>
                <w:szCs w:val="20"/>
              </w:rPr>
              <w:t>4</w:t>
            </w:r>
            <w:r w:rsidRPr="00341B1C">
              <w:rPr>
                <w:rFonts w:asciiTheme="minorHAnsi" w:hAnsiTheme="minorHAnsi"/>
                <w:bCs/>
                <w:sz w:val="20"/>
                <w:szCs w:val="20"/>
              </w:rPr>
              <w:fldChar w:fldCharType="end"/>
            </w:r>
            <w:r w:rsidRPr="00341B1C">
              <w:rPr>
                <w:rFonts w:asciiTheme="minorHAnsi" w:hAnsiTheme="minorHAnsi"/>
                <w:sz w:val="20"/>
                <w:szCs w:val="20"/>
              </w:rPr>
              <w:t xml:space="preserve"> of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NUMPAGES  </w:instrText>
            </w:r>
            <w:r w:rsidRPr="00341B1C">
              <w:rPr>
                <w:rFonts w:asciiTheme="minorHAnsi" w:hAnsiTheme="minorHAnsi"/>
                <w:bCs/>
                <w:sz w:val="20"/>
                <w:szCs w:val="20"/>
              </w:rPr>
              <w:fldChar w:fldCharType="separate"/>
            </w:r>
            <w:r>
              <w:rPr>
                <w:rFonts w:asciiTheme="minorHAnsi" w:hAnsiTheme="minorHAnsi"/>
                <w:bCs/>
                <w:noProof/>
                <w:sz w:val="20"/>
                <w:szCs w:val="20"/>
              </w:rPr>
              <w:t>14</w:t>
            </w:r>
            <w:r w:rsidRPr="00341B1C">
              <w:rPr>
                <w:rFonts w:asciiTheme="minorHAnsi" w:hAnsiTheme="minorHAnsi"/>
                <w:bCs/>
                <w:sz w:val="20"/>
                <w:szCs w:val="20"/>
              </w:rPr>
              <w:fldChar w:fldCharType="end"/>
            </w:r>
          </w:p>
        </w:sdtContent>
      </w:sdt>
    </w:sdtContent>
  </w:sdt>
  <w:p w14:paraId="6A2946B9" w14:textId="77777777" w:rsidR="00276086" w:rsidRDefault="002760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sz w:val="20"/>
        <w:szCs w:val="20"/>
      </w:rPr>
      <w:id w:val="116810930"/>
      <w:docPartObj>
        <w:docPartGallery w:val="Page Numbers (Bottom of Page)"/>
        <w:docPartUnique/>
      </w:docPartObj>
    </w:sdtPr>
    <w:sdtEndPr/>
    <w:sdtContent>
      <w:sdt>
        <w:sdtPr>
          <w:rPr>
            <w:rFonts w:asciiTheme="minorHAnsi" w:hAnsiTheme="minorHAnsi"/>
            <w:sz w:val="20"/>
            <w:szCs w:val="20"/>
          </w:rPr>
          <w:id w:val="1361009686"/>
          <w:docPartObj>
            <w:docPartGallery w:val="Page Numbers (Top of Page)"/>
            <w:docPartUnique/>
          </w:docPartObj>
        </w:sdtPr>
        <w:sdtEndPr/>
        <w:sdtContent>
          <w:p w14:paraId="0C06B573" w14:textId="77777777" w:rsidR="00276086" w:rsidRPr="00341B1C" w:rsidRDefault="00276086" w:rsidP="008E1201">
            <w:pPr>
              <w:pStyle w:val="Footer"/>
              <w:jc w:val="center"/>
              <w:rPr>
                <w:rFonts w:asciiTheme="minorHAnsi" w:hAnsiTheme="minorHAnsi"/>
                <w:sz w:val="20"/>
                <w:szCs w:val="20"/>
              </w:rPr>
            </w:pPr>
            <w:r>
              <w:rPr>
                <w:rFonts w:asciiTheme="minorHAnsi" w:hAnsiTheme="minorHAnsi"/>
                <w:sz w:val="20"/>
                <w:szCs w:val="20"/>
              </w:rPr>
              <w:ptab w:relativeTo="margin" w:alignment="left" w:leader="none"/>
            </w:r>
            <w:r>
              <w:rPr>
                <w:rFonts w:asciiTheme="minorHAnsi" w:hAnsiTheme="minorHAnsi"/>
                <w:sz w:val="20"/>
                <w:szCs w:val="20"/>
              </w:rPr>
              <w:t>Template: October 1, 2019</w:t>
            </w:r>
            <w:r>
              <w:rPr>
                <w:rFonts w:asciiTheme="minorHAnsi" w:hAnsiTheme="minorHAnsi"/>
                <w:sz w:val="20"/>
                <w:szCs w:val="20"/>
              </w:rPr>
              <w:tab/>
              <w:t>Internal Information</w:t>
            </w:r>
            <w:r>
              <w:rPr>
                <w:rFonts w:asciiTheme="minorHAnsi" w:hAnsiTheme="minorHAnsi"/>
                <w:sz w:val="20"/>
                <w:szCs w:val="20"/>
              </w:rPr>
              <w:ptab w:relativeTo="margin" w:alignment="right" w:leader="none"/>
            </w:r>
            <w:r w:rsidRPr="00341B1C">
              <w:rPr>
                <w:rFonts w:asciiTheme="minorHAnsi" w:hAnsiTheme="minorHAnsi"/>
                <w:sz w:val="20"/>
                <w:szCs w:val="20"/>
              </w:rPr>
              <w:t xml:space="preserve">Page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PAGE </w:instrText>
            </w:r>
            <w:r w:rsidRPr="00341B1C">
              <w:rPr>
                <w:rFonts w:asciiTheme="minorHAnsi" w:hAnsiTheme="minorHAnsi"/>
                <w:bCs/>
                <w:sz w:val="20"/>
                <w:szCs w:val="20"/>
              </w:rPr>
              <w:fldChar w:fldCharType="separate"/>
            </w:r>
            <w:r>
              <w:rPr>
                <w:rFonts w:asciiTheme="minorHAnsi" w:hAnsiTheme="minorHAnsi"/>
                <w:bCs/>
                <w:noProof/>
                <w:sz w:val="20"/>
                <w:szCs w:val="20"/>
              </w:rPr>
              <w:t>1</w:t>
            </w:r>
            <w:r w:rsidRPr="00341B1C">
              <w:rPr>
                <w:rFonts w:asciiTheme="minorHAnsi" w:hAnsiTheme="minorHAnsi"/>
                <w:bCs/>
                <w:sz w:val="20"/>
                <w:szCs w:val="20"/>
              </w:rPr>
              <w:fldChar w:fldCharType="end"/>
            </w:r>
            <w:r w:rsidRPr="00341B1C">
              <w:rPr>
                <w:rFonts w:asciiTheme="minorHAnsi" w:hAnsiTheme="minorHAnsi"/>
                <w:sz w:val="20"/>
                <w:szCs w:val="20"/>
              </w:rPr>
              <w:t xml:space="preserve"> of </w:t>
            </w:r>
            <w:r w:rsidRPr="00341B1C">
              <w:rPr>
                <w:rFonts w:asciiTheme="minorHAnsi" w:hAnsiTheme="minorHAnsi"/>
                <w:bCs/>
                <w:sz w:val="20"/>
                <w:szCs w:val="20"/>
              </w:rPr>
              <w:fldChar w:fldCharType="begin"/>
            </w:r>
            <w:r w:rsidRPr="00341B1C">
              <w:rPr>
                <w:rFonts w:asciiTheme="minorHAnsi" w:hAnsiTheme="minorHAnsi"/>
                <w:bCs/>
                <w:sz w:val="20"/>
                <w:szCs w:val="20"/>
              </w:rPr>
              <w:instrText xml:space="preserve"> NUMPAGES  </w:instrText>
            </w:r>
            <w:r w:rsidRPr="00341B1C">
              <w:rPr>
                <w:rFonts w:asciiTheme="minorHAnsi" w:hAnsiTheme="minorHAnsi"/>
                <w:bCs/>
                <w:sz w:val="20"/>
                <w:szCs w:val="20"/>
              </w:rPr>
              <w:fldChar w:fldCharType="separate"/>
            </w:r>
            <w:r>
              <w:rPr>
                <w:rFonts w:asciiTheme="minorHAnsi" w:hAnsiTheme="minorHAnsi"/>
                <w:bCs/>
                <w:noProof/>
                <w:sz w:val="20"/>
                <w:szCs w:val="20"/>
              </w:rPr>
              <w:t>17</w:t>
            </w:r>
            <w:r w:rsidRPr="00341B1C">
              <w:rPr>
                <w:rFonts w:asciiTheme="minorHAnsi" w:hAnsiTheme="minorHAnsi"/>
                <w:bCs/>
                <w:sz w:val="20"/>
                <w:szCs w:val="20"/>
              </w:rPr>
              <w:fldChar w:fldCharType="end"/>
            </w:r>
          </w:p>
        </w:sdtContent>
      </w:sdt>
    </w:sdtContent>
  </w:sdt>
  <w:p w14:paraId="786BA828" w14:textId="77777777" w:rsidR="00276086" w:rsidRDefault="002760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BCA24" w14:textId="77777777" w:rsidR="00B965A9" w:rsidRDefault="00B965A9">
      <w:r>
        <w:separator/>
      </w:r>
    </w:p>
  </w:footnote>
  <w:footnote w:type="continuationSeparator" w:id="0">
    <w:p w14:paraId="2DB755A5" w14:textId="77777777" w:rsidR="00B965A9" w:rsidRDefault="00B965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F7EB2" w14:textId="77777777" w:rsidR="00820515" w:rsidRDefault="008205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7D536" w14:textId="77777777" w:rsidR="00276086" w:rsidRDefault="006B4E97" w:rsidP="005C4A15">
    <w:pPr>
      <w:rPr>
        <w:rFonts w:ascii="Calibri" w:hAnsi="Calibri"/>
        <w:b/>
        <w:noProof/>
        <w:lang w:val="en-US" w:eastAsia="en-US"/>
      </w:rPr>
    </w:pPr>
    <w:r>
      <w:rPr>
        <w:noProof/>
        <w:lang w:val="en-US" w:eastAsia="en-US"/>
      </w:rPr>
      <mc:AlternateContent>
        <mc:Choice Requires="wps">
          <w:drawing>
            <wp:anchor distT="0" distB="0" distL="114300" distR="114300" simplePos="0" relativeHeight="251659264" behindDoc="0" locked="0" layoutInCell="0" allowOverlap="1" wp14:anchorId="3F615EB6" wp14:editId="157B52B2">
              <wp:simplePos x="0" y="0"/>
              <wp:positionH relativeFrom="page">
                <wp:posOffset>0</wp:posOffset>
              </wp:positionH>
              <wp:positionV relativeFrom="page">
                <wp:posOffset>190500</wp:posOffset>
              </wp:positionV>
              <wp:extent cx="7772400" cy="273050"/>
              <wp:effectExtent l="0" t="0" r="0" b="12700"/>
              <wp:wrapNone/>
              <wp:docPr id="3" name="MSIPCMc2e84133882c9da8898b3c61" descr="{&quot;HashCode&quot;:-665463564,&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24FAD6" w14:textId="77777777" w:rsidR="006B4E97" w:rsidRPr="006B4E97" w:rsidRDefault="006B4E97" w:rsidP="006B4E97">
                          <w:pPr>
                            <w:rPr>
                              <w:rFonts w:ascii="Calibri" w:hAnsi="Calibri" w:cs="Calibri"/>
                              <w:color w:val="000000"/>
                              <w:sz w:val="20"/>
                            </w:rPr>
                          </w:pPr>
                          <w:r w:rsidRPr="006B4E97">
                            <w:rPr>
                              <w:rFonts w:ascii="Calibri" w:hAnsi="Calibri" w:cs="Calibri"/>
                              <w:color w:val="000000"/>
                              <w:sz w:val="20"/>
                            </w:rPr>
                            <w:t>Confidential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F615EB6" id="_x0000_t202" coordsize="21600,21600" o:spt="202" path="m,l,21600r21600,l21600,xe">
              <v:stroke joinstyle="miter"/>
              <v:path gradientshapeok="t" o:connecttype="rect"/>
            </v:shapetype>
            <v:shape id="MSIPCMc2e84133882c9da8898b3c61" o:spid="_x0000_s1026" type="#_x0000_t202" alt="{&quot;HashCode&quot;:-665463564,&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3E24FAD6" w14:textId="77777777" w:rsidR="006B4E97" w:rsidRPr="006B4E97" w:rsidRDefault="006B4E97" w:rsidP="006B4E97">
                    <w:pPr>
                      <w:rPr>
                        <w:rFonts w:ascii="Calibri" w:hAnsi="Calibri" w:cs="Calibri"/>
                        <w:color w:val="000000"/>
                        <w:sz w:val="20"/>
                      </w:rPr>
                    </w:pPr>
                    <w:r w:rsidRPr="006B4E97">
                      <w:rPr>
                        <w:rFonts w:ascii="Calibri" w:hAnsi="Calibri" w:cs="Calibri"/>
                        <w:color w:val="000000"/>
                        <w:sz w:val="20"/>
                      </w:rPr>
                      <w:t>Confidential</w:t>
                    </w:r>
                  </w:p>
                </w:txbxContent>
              </v:textbox>
              <w10:wrap anchorx="page" anchory="page"/>
            </v:shape>
          </w:pict>
        </mc:Fallback>
      </mc:AlternateContent>
    </w:r>
    <w:r w:rsidR="00276086">
      <w:rPr>
        <w:noProof/>
        <w:lang w:val="en-US" w:eastAsia="en-US"/>
      </w:rPr>
      <w:drawing>
        <wp:inline distT="0" distB="0" distL="0" distR="0" wp14:anchorId="372043B1" wp14:editId="6BD1ACA6">
          <wp:extent cx="1381125" cy="247650"/>
          <wp:effectExtent l="0" t="0" r="9525" b="0"/>
          <wp:docPr id="26" name="Picture 26" descr="cid:image001.png@01D3BD1B.30471D90"/>
          <wp:cNvGraphicFramePr/>
          <a:graphic xmlns:a="http://schemas.openxmlformats.org/drawingml/2006/main">
            <a:graphicData uri="http://schemas.openxmlformats.org/drawingml/2006/picture">
              <pic:pic xmlns:pic="http://schemas.openxmlformats.org/drawingml/2006/picture">
                <pic:nvPicPr>
                  <pic:cNvPr id="1" name="Picture 1" descr="cid:image001.png@01D3BD1B.30471D9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1125" cy="247650"/>
                  </a:xfrm>
                  <a:prstGeom prst="rect">
                    <a:avLst/>
                  </a:prstGeom>
                  <a:noFill/>
                  <a:ln>
                    <a:noFill/>
                  </a:ln>
                </pic:spPr>
              </pic:pic>
            </a:graphicData>
          </a:graphic>
        </wp:inline>
      </w:drawing>
    </w:r>
  </w:p>
  <w:p w14:paraId="0C9B75E7" w14:textId="77777777" w:rsidR="00276086" w:rsidRPr="005C4A15" w:rsidRDefault="00276086" w:rsidP="005C4A15">
    <w:pPr>
      <w:rPr>
        <w:rFonts w:ascii="Calibri" w:hAnsi="Calibri"/>
        <w:b/>
        <w:noProof/>
        <w:lang w:val="en-US" w:eastAsia="en-US"/>
      </w:rPr>
    </w:pPr>
  </w:p>
  <w:p w14:paraId="4306C701" w14:textId="6D5A4172" w:rsidR="00276086" w:rsidRPr="002629B1" w:rsidRDefault="00B63B90" w:rsidP="00231F92">
    <w:pPr>
      <w:tabs>
        <w:tab w:val="left" w:pos="4980"/>
      </w:tabs>
      <w:jc w:val="right"/>
      <w:rPr>
        <w:rFonts w:ascii="Calibri" w:hAnsi="Calibri"/>
        <w:b/>
        <w:noProof/>
        <w:lang w:val="en-US" w:eastAsia="en-US"/>
      </w:rPr>
    </w:pPr>
    <w:sdt>
      <w:sdtPr>
        <w:rPr>
          <w:rFonts w:ascii="Calibri" w:hAnsi="Calibri"/>
          <w:b/>
          <w:noProof/>
          <w:lang w:val="en-US" w:eastAsia="en-US"/>
        </w:rPr>
        <w:alias w:val="Title"/>
        <w:tag w:val=""/>
        <w:id w:val="346064964"/>
        <w:placeholder>
          <w:docPart w:val="562234E8CDD744939121E65353675F71"/>
        </w:placeholder>
        <w:dataBinding w:prefixMappings="xmlns:ns0='http://purl.org/dc/elements/1.1/' xmlns:ns1='http://schemas.openxmlformats.org/package/2006/metadata/core-properties' " w:xpath="/ns1:coreProperties[1]/ns0:title[1]" w:storeItemID="{6C3C8BC8-F283-45AE-878A-BAB7291924A1}"/>
        <w:text/>
      </w:sdtPr>
      <w:sdtEndPr/>
      <w:sdtContent>
        <w:r w:rsidR="001B7D43">
          <w:rPr>
            <w:rFonts w:ascii="Calibri" w:hAnsi="Calibri"/>
            <w:b/>
            <w:noProof/>
            <w:lang w:val="en-US" w:eastAsia="en-US"/>
          </w:rPr>
          <w:t>DH &lt;3263&gt;; &lt;Security Lending&gt;</w:t>
        </w:r>
      </w:sdtContent>
    </w:sdt>
    <w:r w:rsidR="00276086">
      <w:rPr>
        <w:rFonts w:ascii="Calibri" w:hAnsi="Calibri"/>
        <w:b/>
        <w:noProof/>
        <w:lang w:val="en-US" w:eastAsia="en-US"/>
      </w:rPr>
      <w:tab/>
      <w:t xml:space="preserve">    Business Requirements Document</w:t>
    </w:r>
  </w:p>
  <w:p w14:paraId="760D5205" w14:textId="77777777" w:rsidR="00276086" w:rsidRPr="005C4A15" w:rsidRDefault="00276086" w:rsidP="00A43D88">
    <w:pPr>
      <w:rPr>
        <w:rFonts w:ascii="Calibri" w:hAnsi="Calibri"/>
        <w:b/>
        <w:sz w:val="18"/>
        <w:szCs w:val="20"/>
      </w:rPr>
    </w:pPr>
    <w:r>
      <w:rPr>
        <w:rFonts w:ascii="Calibri" w:hAnsi="Calibri"/>
        <w:b/>
        <w:noProof/>
        <w:sz w:val="18"/>
        <w:szCs w:val="20"/>
        <w:lang w:val="en-US" w:eastAsia="en-US"/>
      </w:rPr>
      <mc:AlternateContent>
        <mc:Choice Requires="wps">
          <w:drawing>
            <wp:anchor distT="0" distB="0" distL="114300" distR="114300" simplePos="0" relativeHeight="251657216" behindDoc="0" locked="0" layoutInCell="1" allowOverlap="1" wp14:anchorId="65D943DB" wp14:editId="5B0D0398">
              <wp:simplePos x="0" y="0"/>
              <wp:positionH relativeFrom="column">
                <wp:posOffset>0</wp:posOffset>
              </wp:positionH>
              <wp:positionV relativeFrom="paragraph">
                <wp:posOffset>-3387</wp:posOffset>
              </wp:positionV>
              <wp:extent cx="5858933"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585893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299845"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25pt" to="461.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" strokecolor="black [3213]"/>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F6F4" w14:textId="77777777" w:rsidR="00276086" w:rsidRDefault="00276086">
    <w:pPr>
      <w:pStyle w:val="Header"/>
    </w:pPr>
    <w:r>
      <w:rPr>
        <w:noProof/>
        <w:lang w:val="en-US" w:eastAsia="en-US"/>
      </w:rPr>
      <w:drawing>
        <wp:inline distT="0" distB="0" distL="0" distR="0" wp14:anchorId="1D4FD2A9" wp14:editId="1A515B37">
          <wp:extent cx="1381125" cy="247650"/>
          <wp:effectExtent l="0" t="0" r="9525" b="0"/>
          <wp:docPr id="27" name="Picture 27" descr="cid:image001.png@01D3BD1B.30471D90"/>
          <wp:cNvGraphicFramePr/>
          <a:graphic xmlns:a="http://schemas.openxmlformats.org/drawingml/2006/main">
            <a:graphicData uri="http://schemas.openxmlformats.org/drawingml/2006/picture">
              <pic:pic xmlns:pic="http://schemas.openxmlformats.org/drawingml/2006/picture">
                <pic:nvPicPr>
                  <pic:cNvPr id="1" name="Picture 1" descr="cid:image001.png@01D3BD1B.30471D9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1125" cy="247650"/>
                  </a:xfrm>
                  <a:prstGeom prst="rect">
                    <a:avLst/>
                  </a:prstGeom>
                  <a:noFill/>
                  <a:ln>
                    <a:noFill/>
                  </a:ln>
                </pic:spPr>
              </pic:pic>
            </a:graphicData>
          </a:graphic>
        </wp:inline>
      </w:drawing>
    </w:r>
  </w:p>
  <w:p w14:paraId="416FA2CA" w14:textId="77777777" w:rsidR="00276086" w:rsidRDefault="002760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6BCC"/>
    <w:multiLevelType w:val="multilevel"/>
    <w:tmpl w:val="A30ED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EF2514"/>
    <w:multiLevelType w:val="multilevel"/>
    <w:tmpl w:val="4E3E1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017E1"/>
    <w:multiLevelType w:val="hybridMultilevel"/>
    <w:tmpl w:val="9064BB20"/>
    <w:lvl w:ilvl="0" w:tplc="C6B838B2">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C653EF8"/>
    <w:multiLevelType w:val="multilevel"/>
    <w:tmpl w:val="FEB62D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E5F30"/>
    <w:multiLevelType w:val="multilevel"/>
    <w:tmpl w:val="1272FF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DB17FD9"/>
    <w:multiLevelType w:val="multilevel"/>
    <w:tmpl w:val="170808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E2B4C"/>
    <w:multiLevelType w:val="multilevel"/>
    <w:tmpl w:val="93CEA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AC6D1D"/>
    <w:multiLevelType w:val="multilevel"/>
    <w:tmpl w:val="822684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082B52"/>
    <w:multiLevelType w:val="multilevel"/>
    <w:tmpl w:val="2662D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8C2849"/>
    <w:multiLevelType w:val="multilevel"/>
    <w:tmpl w:val="82FC63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9D78CF"/>
    <w:multiLevelType w:val="multilevel"/>
    <w:tmpl w:val="FC46A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8408BF"/>
    <w:multiLevelType w:val="multilevel"/>
    <w:tmpl w:val="917E2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970395"/>
    <w:multiLevelType w:val="multilevel"/>
    <w:tmpl w:val="1BF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10765"/>
    <w:multiLevelType w:val="multilevel"/>
    <w:tmpl w:val="A3E070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6F22B50"/>
    <w:multiLevelType w:val="multilevel"/>
    <w:tmpl w:val="90E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9032A9"/>
    <w:multiLevelType w:val="multilevel"/>
    <w:tmpl w:val="85E2B59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E214A68"/>
    <w:multiLevelType w:val="multilevel"/>
    <w:tmpl w:val="175C6E76"/>
    <w:lvl w:ilvl="0">
      <w:start w:val="1"/>
      <w:numFmt w:val="decimal"/>
      <w:lvlText w:val="%1"/>
      <w:lvlJc w:val="left"/>
      <w:pPr>
        <w:tabs>
          <w:tab w:val="num" w:pos="360"/>
        </w:tabs>
        <w:ind w:left="360" w:hanging="360"/>
      </w:pPr>
      <w:rPr>
        <w:rFonts w:hint="default"/>
        <w:i w:val="0"/>
      </w:rPr>
    </w:lvl>
    <w:lvl w:ilvl="1">
      <w:start w:val="1"/>
      <w:numFmt w:val="decimal"/>
      <w:pStyle w:val="Style2"/>
      <w:lvlText w:val="%1.%2."/>
      <w:lvlJc w:val="left"/>
      <w:pPr>
        <w:tabs>
          <w:tab w:val="num" w:pos="792"/>
        </w:tabs>
        <w:ind w:left="792" w:hanging="432"/>
      </w:pPr>
      <w:rPr>
        <w:rFonts w:hint="default"/>
        <w:b/>
        <w:i w:val="0"/>
        <w:sz w:val="22"/>
        <w:szCs w:val="22"/>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25C1103"/>
    <w:multiLevelType w:val="multilevel"/>
    <w:tmpl w:val="888CEF62"/>
    <w:lvl w:ilvl="0">
      <w:start w:val="4"/>
      <w:numFmt w:val="decimal"/>
      <w:lvlText w:val="%1."/>
      <w:lvlJc w:val="left"/>
      <w:pPr>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2ED3589"/>
    <w:multiLevelType w:val="multilevel"/>
    <w:tmpl w:val="F02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87752"/>
    <w:multiLevelType w:val="multilevel"/>
    <w:tmpl w:val="B188310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5854334"/>
    <w:multiLevelType w:val="multilevel"/>
    <w:tmpl w:val="CD223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A55A02"/>
    <w:multiLevelType w:val="hybridMultilevel"/>
    <w:tmpl w:val="A762E2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C593682"/>
    <w:multiLevelType w:val="multilevel"/>
    <w:tmpl w:val="CCBAB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6422E5"/>
    <w:multiLevelType w:val="hybridMultilevel"/>
    <w:tmpl w:val="D6B6C4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0631C76"/>
    <w:multiLevelType w:val="hybridMultilevel"/>
    <w:tmpl w:val="1E9A39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2418AE"/>
    <w:multiLevelType w:val="multilevel"/>
    <w:tmpl w:val="30580E76"/>
    <w:lvl w:ilvl="0">
      <w:start w:val="3"/>
      <w:numFmt w:val="decimal"/>
      <w:pStyle w:val="Heading1"/>
      <w:lvlText w:val="%1"/>
      <w:lvlJc w:val="left"/>
      <w:pPr>
        <w:ind w:left="432" w:hanging="432"/>
      </w:pPr>
      <w:rPr>
        <w:rFonts w:hint="default"/>
      </w:rPr>
    </w:lvl>
    <w:lvl w:ilvl="1">
      <w:start w:val="1"/>
      <w:numFmt w:val="decimal"/>
      <w:lvlText w:val="%1.%2"/>
      <w:lvlJc w:val="left"/>
      <w:rPr>
        <w:rFonts w:asciiTheme="minorHAnsi" w:hAnsiTheme="minorHAnsi"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536B6B58"/>
    <w:multiLevelType w:val="multilevel"/>
    <w:tmpl w:val="C450A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B87DE4"/>
    <w:multiLevelType w:val="multilevel"/>
    <w:tmpl w:val="F26A5E8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22234"/>
    <w:multiLevelType w:val="hybridMultilevel"/>
    <w:tmpl w:val="0FDA8C2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3D70BD7"/>
    <w:multiLevelType w:val="multilevel"/>
    <w:tmpl w:val="2AAA3476"/>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6524668F"/>
    <w:multiLevelType w:val="multilevel"/>
    <w:tmpl w:val="A9F4A18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4716D4"/>
    <w:multiLevelType w:val="multilevel"/>
    <w:tmpl w:val="E73808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5577E35"/>
    <w:multiLevelType w:val="multilevel"/>
    <w:tmpl w:val="1A50CE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D4376"/>
    <w:multiLevelType w:val="hybridMultilevel"/>
    <w:tmpl w:val="9872E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2D4A0E"/>
    <w:multiLevelType w:val="multilevel"/>
    <w:tmpl w:val="A15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944D47"/>
    <w:multiLevelType w:val="multilevel"/>
    <w:tmpl w:val="8B3CF862"/>
    <w:lvl w:ilvl="0">
      <w:start w:val="4"/>
      <w:numFmt w:val="decimal"/>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840056B"/>
    <w:multiLevelType w:val="hybridMultilevel"/>
    <w:tmpl w:val="EFF66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60677E"/>
    <w:multiLevelType w:val="multilevel"/>
    <w:tmpl w:val="54884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2596850">
    <w:abstractNumId w:val="16"/>
  </w:num>
  <w:num w:numId="2" w16cid:durableId="97875474">
    <w:abstractNumId w:val="29"/>
  </w:num>
  <w:num w:numId="3" w16cid:durableId="680937893">
    <w:abstractNumId w:val="2"/>
  </w:num>
  <w:num w:numId="4" w16cid:durableId="289752612">
    <w:abstractNumId w:val="15"/>
  </w:num>
  <w:num w:numId="5" w16cid:durableId="1739939862">
    <w:abstractNumId w:val="25"/>
  </w:num>
  <w:num w:numId="6" w16cid:durableId="230772643">
    <w:abstractNumId w:val="17"/>
  </w:num>
  <w:num w:numId="7" w16cid:durableId="1689792112">
    <w:abstractNumId w:val="35"/>
  </w:num>
  <w:num w:numId="8" w16cid:durableId="186334533">
    <w:abstractNumId w:val="3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0885229">
    <w:abstractNumId w:val="12"/>
  </w:num>
  <w:num w:numId="10" w16cid:durableId="624627225">
    <w:abstractNumId w:val="34"/>
  </w:num>
  <w:num w:numId="11" w16cid:durableId="1630359836">
    <w:abstractNumId w:val="18"/>
  </w:num>
  <w:num w:numId="12" w16cid:durableId="265579024">
    <w:abstractNumId w:val="19"/>
  </w:num>
  <w:num w:numId="13" w16cid:durableId="351995458">
    <w:abstractNumId w:val="23"/>
  </w:num>
  <w:num w:numId="14" w16cid:durableId="1134367416">
    <w:abstractNumId w:val="21"/>
  </w:num>
  <w:num w:numId="15" w16cid:durableId="2140686713">
    <w:abstractNumId w:val="33"/>
  </w:num>
  <w:num w:numId="16" w16cid:durableId="1438328921">
    <w:abstractNumId w:val="28"/>
  </w:num>
  <w:num w:numId="17" w16cid:durableId="1005091153">
    <w:abstractNumId w:val="36"/>
  </w:num>
  <w:num w:numId="18" w16cid:durableId="443379042">
    <w:abstractNumId w:val="26"/>
  </w:num>
  <w:num w:numId="19" w16cid:durableId="552889374">
    <w:abstractNumId w:val="20"/>
  </w:num>
  <w:num w:numId="20" w16cid:durableId="855776098">
    <w:abstractNumId w:val="6"/>
  </w:num>
  <w:num w:numId="21" w16cid:durableId="1174344322">
    <w:abstractNumId w:val="11"/>
  </w:num>
  <w:num w:numId="22" w16cid:durableId="1399092561">
    <w:abstractNumId w:val="14"/>
  </w:num>
  <w:num w:numId="23" w16cid:durableId="1223447969">
    <w:abstractNumId w:val="37"/>
  </w:num>
  <w:num w:numId="24" w16cid:durableId="1921326202">
    <w:abstractNumId w:val="22"/>
  </w:num>
  <w:num w:numId="25" w16cid:durableId="714501856">
    <w:abstractNumId w:val="8"/>
  </w:num>
  <w:num w:numId="26" w16cid:durableId="1319729488">
    <w:abstractNumId w:val="24"/>
  </w:num>
  <w:num w:numId="27" w16cid:durableId="95640952">
    <w:abstractNumId w:val="1"/>
  </w:num>
  <w:num w:numId="28" w16cid:durableId="928585082">
    <w:abstractNumId w:val="4"/>
  </w:num>
  <w:num w:numId="29" w16cid:durableId="1461529254">
    <w:abstractNumId w:val="7"/>
  </w:num>
  <w:num w:numId="30" w16cid:durableId="580067128">
    <w:abstractNumId w:val="31"/>
  </w:num>
  <w:num w:numId="31" w16cid:durableId="591858039">
    <w:abstractNumId w:val="32"/>
  </w:num>
  <w:num w:numId="32" w16cid:durableId="1923177442">
    <w:abstractNumId w:val="27"/>
  </w:num>
  <w:num w:numId="33" w16cid:durableId="1529296659">
    <w:abstractNumId w:val="13"/>
  </w:num>
  <w:num w:numId="34" w16cid:durableId="1261915280">
    <w:abstractNumId w:val="3"/>
  </w:num>
  <w:num w:numId="35" w16cid:durableId="1022364015">
    <w:abstractNumId w:val="30"/>
  </w:num>
  <w:num w:numId="36" w16cid:durableId="122817930">
    <w:abstractNumId w:val="9"/>
  </w:num>
  <w:num w:numId="37" w16cid:durableId="64106592">
    <w:abstractNumId w:val="5"/>
  </w:num>
  <w:num w:numId="38" w16cid:durableId="1034119259">
    <w:abstractNumId w:val="10"/>
  </w:num>
  <w:num w:numId="39" w16cid:durableId="1498036322">
    <w:abstractNumId w:val="0"/>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dis Alvarenga">
    <w15:presenceInfo w15:providerId="AD" w15:userId="S::MIAALVN@pb-santander.com::a3fbc50f-223a-4afb-8544-9752cc926c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0988"/>
    <w:rsid w:val="000013C3"/>
    <w:rsid w:val="00001695"/>
    <w:rsid w:val="000023A6"/>
    <w:rsid w:val="00002A26"/>
    <w:rsid w:val="000047CB"/>
    <w:rsid w:val="00006F08"/>
    <w:rsid w:val="00006F33"/>
    <w:rsid w:val="00007F4F"/>
    <w:rsid w:val="00010507"/>
    <w:rsid w:val="00010761"/>
    <w:rsid w:val="00014D35"/>
    <w:rsid w:val="000165DB"/>
    <w:rsid w:val="00017508"/>
    <w:rsid w:val="0001790E"/>
    <w:rsid w:val="0002106A"/>
    <w:rsid w:val="000222DC"/>
    <w:rsid w:val="00023A30"/>
    <w:rsid w:val="00023F0A"/>
    <w:rsid w:val="00026423"/>
    <w:rsid w:val="000307D3"/>
    <w:rsid w:val="00034075"/>
    <w:rsid w:val="00034FEA"/>
    <w:rsid w:val="00035721"/>
    <w:rsid w:val="00036AAF"/>
    <w:rsid w:val="00040317"/>
    <w:rsid w:val="00042C48"/>
    <w:rsid w:val="000437E9"/>
    <w:rsid w:val="00043827"/>
    <w:rsid w:val="00045C8D"/>
    <w:rsid w:val="00045E4C"/>
    <w:rsid w:val="00047E69"/>
    <w:rsid w:val="000535BD"/>
    <w:rsid w:val="00060085"/>
    <w:rsid w:val="00060DC6"/>
    <w:rsid w:val="0006583B"/>
    <w:rsid w:val="00065E6D"/>
    <w:rsid w:val="00070040"/>
    <w:rsid w:val="000703E4"/>
    <w:rsid w:val="000707AB"/>
    <w:rsid w:val="00070A64"/>
    <w:rsid w:val="00071155"/>
    <w:rsid w:val="00071B09"/>
    <w:rsid w:val="0007231F"/>
    <w:rsid w:val="00072840"/>
    <w:rsid w:val="000742CC"/>
    <w:rsid w:val="00076004"/>
    <w:rsid w:val="0007699E"/>
    <w:rsid w:val="0008699F"/>
    <w:rsid w:val="00090615"/>
    <w:rsid w:val="0009065A"/>
    <w:rsid w:val="000922F5"/>
    <w:rsid w:val="00092AA6"/>
    <w:rsid w:val="00095D4D"/>
    <w:rsid w:val="0009657B"/>
    <w:rsid w:val="000A2737"/>
    <w:rsid w:val="000A2846"/>
    <w:rsid w:val="000A3E49"/>
    <w:rsid w:val="000A4965"/>
    <w:rsid w:val="000A56A7"/>
    <w:rsid w:val="000A5FD9"/>
    <w:rsid w:val="000A606C"/>
    <w:rsid w:val="000A6A78"/>
    <w:rsid w:val="000A73A6"/>
    <w:rsid w:val="000A78FA"/>
    <w:rsid w:val="000B1C24"/>
    <w:rsid w:val="000B2CC2"/>
    <w:rsid w:val="000B5ABF"/>
    <w:rsid w:val="000B5ADB"/>
    <w:rsid w:val="000B6FDA"/>
    <w:rsid w:val="000C2043"/>
    <w:rsid w:val="000C2463"/>
    <w:rsid w:val="000C2DD7"/>
    <w:rsid w:val="000C4F9B"/>
    <w:rsid w:val="000C6F35"/>
    <w:rsid w:val="000D01F6"/>
    <w:rsid w:val="000D0E9C"/>
    <w:rsid w:val="000D1F92"/>
    <w:rsid w:val="000D3434"/>
    <w:rsid w:val="000D36DE"/>
    <w:rsid w:val="000D4A55"/>
    <w:rsid w:val="000D4BD2"/>
    <w:rsid w:val="000D4E0F"/>
    <w:rsid w:val="000D4FA4"/>
    <w:rsid w:val="000D57E0"/>
    <w:rsid w:val="000D5DAD"/>
    <w:rsid w:val="000D6FCB"/>
    <w:rsid w:val="000E102F"/>
    <w:rsid w:val="000E1178"/>
    <w:rsid w:val="000E1882"/>
    <w:rsid w:val="000E208E"/>
    <w:rsid w:val="000E4159"/>
    <w:rsid w:val="000E483E"/>
    <w:rsid w:val="000E4DAC"/>
    <w:rsid w:val="000E4E25"/>
    <w:rsid w:val="000E5D1D"/>
    <w:rsid w:val="000E79CA"/>
    <w:rsid w:val="000F0A3D"/>
    <w:rsid w:val="000F11B2"/>
    <w:rsid w:val="000F4272"/>
    <w:rsid w:val="00101BD6"/>
    <w:rsid w:val="00101EF9"/>
    <w:rsid w:val="00102862"/>
    <w:rsid w:val="00102B20"/>
    <w:rsid w:val="00103DCE"/>
    <w:rsid w:val="00110013"/>
    <w:rsid w:val="00110D8B"/>
    <w:rsid w:val="00110DA4"/>
    <w:rsid w:val="00112913"/>
    <w:rsid w:val="00113375"/>
    <w:rsid w:val="00114F62"/>
    <w:rsid w:val="0012002F"/>
    <w:rsid w:val="00121407"/>
    <w:rsid w:val="00121E0F"/>
    <w:rsid w:val="0012215C"/>
    <w:rsid w:val="00123343"/>
    <w:rsid w:val="00124D3E"/>
    <w:rsid w:val="00124E22"/>
    <w:rsid w:val="00125118"/>
    <w:rsid w:val="00126720"/>
    <w:rsid w:val="00126D3F"/>
    <w:rsid w:val="00131ADF"/>
    <w:rsid w:val="001335D3"/>
    <w:rsid w:val="0013634C"/>
    <w:rsid w:val="00140D98"/>
    <w:rsid w:val="00140F3D"/>
    <w:rsid w:val="00141498"/>
    <w:rsid w:val="001435CD"/>
    <w:rsid w:val="00145024"/>
    <w:rsid w:val="0014637F"/>
    <w:rsid w:val="00146FB7"/>
    <w:rsid w:val="0014710F"/>
    <w:rsid w:val="00147294"/>
    <w:rsid w:val="00147EB2"/>
    <w:rsid w:val="001521B4"/>
    <w:rsid w:val="001534B2"/>
    <w:rsid w:val="001545DA"/>
    <w:rsid w:val="00154721"/>
    <w:rsid w:val="00154B26"/>
    <w:rsid w:val="001553B8"/>
    <w:rsid w:val="00155CAD"/>
    <w:rsid w:val="00156341"/>
    <w:rsid w:val="00156641"/>
    <w:rsid w:val="001567BA"/>
    <w:rsid w:val="00160973"/>
    <w:rsid w:val="00160CD1"/>
    <w:rsid w:val="00163D4E"/>
    <w:rsid w:val="001645F1"/>
    <w:rsid w:val="0016464C"/>
    <w:rsid w:val="00164699"/>
    <w:rsid w:val="0016529D"/>
    <w:rsid w:val="0016546D"/>
    <w:rsid w:val="00165597"/>
    <w:rsid w:val="0016610A"/>
    <w:rsid w:val="00167125"/>
    <w:rsid w:val="00167264"/>
    <w:rsid w:val="00171F53"/>
    <w:rsid w:val="00172993"/>
    <w:rsid w:val="0017356F"/>
    <w:rsid w:val="001751C8"/>
    <w:rsid w:val="00175778"/>
    <w:rsid w:val="00175CDD"/>
    <w:rsid w:val="00175E94"/>
    <w:rsid w:val="001761CC"/>
    <w:rsid w:val="00182CF6"/>
    <w:rsid w:val="00186407"/>
    <w:rsid w:val="001876CD"/>
    <w:rsid w:val="0019010C"/>
    <w:rsid w:val="00191C8C"/>
    <w:rsid w:val="00195119"/>
    <w:rsid w:val="0019635B"/>
    <w:rsid w:val="0019639F"/>
    <w:rsid w:val="00197812"/>
    <w:rsid w:val="001A0676"/>
    <w:rsid w:val="001A0758"/>
    <w:rsid w:val="001A1DC4"/>
    <w:rsid w:val="001A26F0"/>
    <w:rsid w:val="001A2E2B"/>
    <w:rsid w:val="001A38D6"/>
    <w:rsid w:val="001A3B1C"/>
    <w:rsid w:val="001A42A6"/>
    <w:rsid w:val="001A4B10"/>
    <w:rsid w:val="001A5903"/>
    <w:rsid w:val="001A6A02"/>
    <w:rsid w:val="001A6C91"/>
    <w:rsid w:val="001A7C6F"/>
    <w:rsid w:val="001B1C79"/>
    <w:rsid w:val="001B2382"/>
    <w:rsid w:val="001B2FD6"/>
    <w:rsid w:val="001B38B6"/>
    <w:rsid w:val="001B3FA7"/>
    <w:rsid w:val="001B4D8D"/>
    <w:rsid w:val="001B60FE"/>
    <w:rsid w:val="001B6BA4"/>
    <w:rsid w:val="001B7D43"/>
    <w:rsid w:val="001C17F4"/>
    <w:rsid w:val="001C1E6E"/>
    <w:rsid w:val="001C1EF2"/>
    <w:rsid w:val="001C3642"/>
    <w:rsid w:val="001C3B3D"/>
    <w:rsid w:val="001C3D8B"/>
    <w:rsid w:val="001C5BA7"/>
    <w:rsid w:val="001C631A"/>
    <w:rsid w:val="001D2F06"/>
    <w:rsid w:val="001D506D"/>
    <w:rsid w:val="001D5B8D"/>
    <w:rsid w:val="001D64C9"/>
    <w:rsid w:val="001D690C"/>
    <w:rsid w:val="001E054E"/>
    <w:rsid w:val="001E1031"/>
    <w:rsid w:val="001E10B2"/>
    <w:rsid w:val="001E1367"/>
    <w:rsid w:val="001E19CF"/>
    <w:rsid w:val="001E1E97"/>
    <w:rsid w:val="001E2E14"/>
    <w:rsid w:val="001E5394"/>
    <w:rsid w:val="001E56B2"/>
    <w:rsid w:val="001E59ED"/>
    <w:rsid w:val="001E5F41"/>
    <w:rsid w:val="001E5F8A"/>
    <w:rsid w:val="001E6483"/>
    <w:rsid w:val="001F0C3C"/>
    <w:rsid w:val="001F275B"/>
    <w:rsid w:val="001F367D"/>
    <w:rsid w:val="001F517E"/>
    <w:rsid w:val="001F659D"/>
    <w:rsid w:val="001F69E1"/>
    <w:rsid w:val="001F6AA0"/>
    <w:rsid w:val="001F7B59"/>
    <w:rsid w:val="00201108"/>
    <w:rsid w:val="00201A2B"/>
    <w:rsid w:val="00201C51"/>
    <w:rsid w:val="00201E23"/>
    <w:rsid w:val="00201E26"/>
    <w:rsid w:val="002028AC"/>
    <w:rsid w:val="00202C4D"/>
    <w:rsid w:val="002031B1"/>
    <w:rsid w:val="00204146"/>
    <w:rsid w:val="00204546"/>
    <w:rsid w:val="00204D61"/>
    <w:rsid w:val="00205019"/>
    <w:rsid w:val="00207528"/>
    <w:rsid w:val="00207C63"/>
    <w:rsid w:val="00211227"/>
    <w:rsid w:val="00211752"/>
    <w:rsid w:val="00213112"/>
    <w:rsid w:val="002132EE"/>
    <w:rsid w:val="0021359A"/>
    <w:rsid w:val="00216159"/>
    <w:rsid w:val="00216521"/>
    <w:rsid w:val="00216CC5"/>
    <w:rsid w:val="0022060A"/>
    <w:rsid w:val="00221CCD"/>
    <w:rsid w:val="00223410"/>
    <w:rsid w:val="00227B2D"/>
    <w:rsid w:val="00230677"/>
    <w:rsid w:val="00231839"/>
    <w:rsid w:val="00231F92"/>
    <w:rsid w:val="00232CEB"/>
    <w:rsid w:val="00234FD0"/>
    <w:rsid w:val="002350F4"/>
    <w:rsid w:val="00237163"/>
    <w:rsid w:val="00237888"/>
    <w:rsid w:val="002379E8"/>
    <w:rsid w:val="002400D3"/>
    <w:rsid w:val="00240D3D"/>
    <w:rsid w:val="00241391"/>
    <w:rsid w:val="002417FA"/>
    <w:rsid w:val="0024258E"/>
    <w:rsid w:val="00243164"/>
    <w:rsid w:val="00243A8A"/>
    <w:rsid w:val="00245010"/>
    <w:rsid w:val="0024556E"/>
    <w:rsid w:val="0024606E"/>
    <w:rsid w:val="002470E4"/>
    <w:rsid w:val="00247B88"/>
    <w:rsid w:val="0025256A"/>
    <w:rsid w:val="002549BB"/>
    <w:rsid w:val="00256414"/>
    <w:rsid w:val="00257007"/>
    <w:rsid w:val="0026054A"/>
    <w:rsid w:val="002629B1"/>
    <w:rsid w:val="00263681"/>
    <w:rsid w:val="002657B3"/>
    <w:rsid w:val="0026643D"/>
    <w:rsid w:val="0026715E"/>
    <w:rsid w:val="00271D62"/>
    <w:rsid w:val="002737D7"/>
    <w:rsid w:val="0027482C"/>
    <w:rsid w:val="00276086"/>
    <w:rsid w:val="002774B4"/>
    <w:rsid w:val="00280EE5"/>
    <w:rsid w:val="00281876"/>
    <w:rsid w:val="00281F9A"/>
    <w:rsid w:val="002824AA"/>
    <w:rsid w:val="002841A9"/>
    <w:rsid w:val="002854CE"/>
    <w:rsid w:val="002866FF"/>
    <w:rsid w:val="00287A0E"/>
    <w:rsid w:val="00290A36"/>
    <w:rsid w:val="0029294E"/>
    <w:rsid w:val="00295FEB"/>
    <w:rsid w:val="00296D2F"/>
    <w:rsid w:val="00297FA9"/>
    <w:rsid w:val="002A44FE"/>
    <w:rsid w:val="002A66A4"/>
    <w:rsid w:val="002A6B94"/>
    <w:rsid w:val="002B0CD7"/>
    <w:rsid w:val="002B14FC"/>
    <w:rsid w:val="002B4156"/>
    <w:rsid w:val="002B4EE3"/>
    <w:rsid w:val="002B65EC"/>
    <w:rsid w:val="002B6926"/>
    <w:rsid w:val="002B6B17"/>
    <w:rsid w:val="002B6E03"/>
    <w:rsid w:val="002B794B"/>
    <w:rsid w:val="002C2F37"/>
    <w:rsid w:val="002C3B66"/>
    <w:rsid w:val="002C40BE"/>
    <w:rsid w:val="002C4247"/>
    <w:rsid w:val="002C6363"/>
    <w:rsid w:val="002C7A9F"/>
    <w:rsid w:val="002D22FF"/>
    <w:rsid w:val="002D266D"/>
    <w:rsid w:val="002D34F8"/>
    <w:rsid w:val="002D5087"/>
    <w:rsid w:val="002D51C1"/>
    <w:rsid w:val="002D56D2"/>
    <w:rsid w:val="002E02DE"/>
    <w:rsid w:val="002E1E04"/>
    <w:rsid w:val="002E25AC"/>
    <w:rsid w:val="002E4D47"/>
    <w:rsid w:val="002E4F9D"/>
    <w:rsid w:val="002E6B7F"/>
    <w:rsid w:val="002F1F16"/>
    <w:rsid w:val="002F2146"/>
    <w:rsid w:val="002F2C2D"/>
    <w:rsid w:val="002F2ED6"/>
    <w:rsid w:val="002F302C"/>
    <w:rsid w:val="002F34C3"/>
    <w:rsid w:val="002F36E7"/>
    <w:rsid w:val="002F4BFB"/>
    <w:rsid w:val="002F5C79"/>
    <w:rsid w:val="002F614B"/>
    <w:rsid w:val="002F6626"/>
    <w:rsid w:val="00300DE5"/>
    <w:rsid w:val="003023E6"/>
    <w:rsid w:val="003034F3"/>
    <w:rsid w:val="0030643B"/>
    <w:rsid w:val="00306D95"/>
    <w:rsid w:val="003105A5"/>
    <w:rsid w:val="00311861"/>
    <w:rsid w:val="003120C8"/>
    <w:rsid w:val="0031330C"/>
    <w:rsid w:val="00313E79"/>
    <w:rsid w:val="003154B2"/>
    <w:rsid w:val="0031600B"/>
    <w:rsid w:val="00316E71"/>
    <w:rsid w:val="00320E16"/>
    <w:rsid w:val="00321169"/>
    <w:rsid w:val="0032284F"/>
    <w:rsid w:val="00322E95"/>
    <w:rsid w:val="003231E0"/>
    <w:rsid w:val="00323EC6"/>
    <w:rsid w:val="00323FCA"/>
    <w:rsid w:val="00325B35"/>
    <w:rsid w:val="003275BC"/>
    <w:rsid w:val="00327A9D"/>
    <w:rsid w:val="00327AF2"/>
    <w:rsid w:val="00330B1F"/>
    <w:rsid w:val="003343BC"/>
    <w:rsid w:val="00335657"/>
    <w:rsid w:val="00335BBB"/>
    <w:rsid w:val="00336282"/>
    <w:rsid w:val="003368F4"/>
    <w:rsid w:val="00337763"/>
    <w:rsid w:val="003402BB"/>
    <w:rsid w:val="003411E3"/>
    <w:rsid w:val="003413D9"/>
    <w:rsid w:val="00341707"/>
    <w:rsid w:val="00341B1C"/>
    <w:rsid w:val="00342792"/>
    <w:rsid w:val="00343935"/>
    <w:rsid w:val="00344662"/>
    <w:rsid w:val="00346E98"/>
    <w:rsid w:val="0034722D"/>
    <w:rsid w:val="00347634"/>
    <w:rsid w:val="00347AE2"/>
    <w:rsid w:val="0035247B"/>
    <w:rsid w:val="003526D2"/>
    <w:rsid w:val="00353422"/>
    <w:rsid w:val="003539AA"/>
    <w:rsid w:val="00353AC8"/>
    <w:rsid w:val="00356B16"/>
    <w:rsid w:val="00360D38"/>
    <w:rsid w:val="003615EA"/>
    <w:rsid w:val="0036193E"/>
    <w:rsid w:val="003649E7"/>
    <w:rsid w:val="00365E0A"/>
    <w:rsid w:val="00367C9F"/>
    <w:rsid w:val="00370C30"/>
    <w:rsid w:val="00371563"/>
    <w:rsid w:val="00372DE4"/>
    <w:rsid w:val="00373C39"/>
    <w:rsid w:val="00374ECB"/>
    <w:rsid w:val="00375664"/>
    <w:rsid w:val="00376F2A"/>
    <w:rsid w:val="00377D04"/>
    <w:rsid w:val="00377EC3"/>
    <w:rsid w:val="00383661"/>
    <w:rsid w:val="00383EE9"/>
    <w:rsid w:val="00384970"/>
    <w:rsid w:val="00384ABA"/>
    <w:rsid w:val="00391307"/>
    <w:rsid w:val="00391FDB"/>
    <w:rsid w:val="0039258C"/>
    <w:rsid w:val="003948FC"/>
    <w:rsid w:val="003962EE"/>
    <w:rsid w:val="0039646D"/>
    <w:rsid w:val="00396628"/>
    <w:rsid w:val="003978C8"/>
    <w:rsid w:val="00397A8D"/>
    <w:rsid w:val="003A003E"/>
    <w:rsid w:val="003A048C"/>
    <w:rsid w:val="003A276C"/>
    <w:rsid w:val="003A37A2"/>
    <w:rsid w:val="003A6984"/>
    <w:rsid w:val="003A725C"/>
    <w:rsid w:val="003B0401"/>
    <w:rsid w:val="003B1366"/>
    <w:rsid w:val="003B1371"/>
    <w:rsid w:val="003B2972"/>
    <w:rsid w:val="003B3120"/>
    <w:rsid w:val="003B3461"/>
    <w:rsid w:val="003B4194"/>
    <w:rsid w:val="003B4542"/>
    <w:rsid w:val="003B5515"/>
    <w:rsid w:val="003B60BA"/>
    <w:rsid w:val="003C0C7C"/>
    <w:rsid w:val="003C28FA"/>
    <w:rsid w:val="003C3344"/>
    <w:rsid w:val="003C3A41"/>
    <w:rsid w:val="003C7A45"/>
    <w:rsid w:val="003D2D6D"/>
    <w:rsid w:val="003D38E9"/>
    <w:rsid w:val="003D3D37"/>
    <w:rsid w:val="003D4ECD"/>
    <w:rsid w:val="003D5435"/>
    <w:rsid w:val="003D58DB"/>
    <w:rsid w:val="003D5BE1"/>
    <w:rsid w:val="003D5C9B"/>
    <w:rsid w:val="003D71C2"/>
    <w:rsid w:val="003E06F0"/>
    <w:rsid w:val="003E0EE8"/>
    <w:rsid w:val="003E138E"/>
    <w:rsid w:val="003E2E63"/>
    <w:rsid w:val="003E4D98"/>
    <w:rsid w:val="003E58BD"/>
    <w:rsid w:val="003E59AE"/>
    <w:rsid w:val="003E6C98"/>
    <w:rsid w:val="003F12AE"/>
    <w:rsid w:val="003F1C56"/>
    <w:rsid w:val="003F4336"/>
    <w:rsid w:val="003F43EF"/>
    <w:rsid w:val="003F5807"/>
    <w:rsid w:val="003F5D00"/>
    <w:rsid w:val="003F74CF"/>
    <w:rsid w:val="003F776A"/>
    <w:rsid w:val="00400637"/>
    <w:rsid w:val="00401DEC"/>
    <w:rsid w:val="00402BB6"/>
    <w:rsid w:val="004049A8"/>
    <w:rsid w:val="00406B8B"/>
    <w:rsid w:val="00407444"/>
    <w:rsid w:val="004079BB"/>
    <w:rsid w:val="0041161A"/>
    <w:rsid w:val="004124BC"/>
    <w:rsid w:val="00412F7E"/>
    <w:rsid w:val="0041399B"/>
    <w:rsid w:val="004157B9"/>
    <w:rsid w:val="004177E4"/>
    <w:rsid w:val="00417DB3"/>
    <w:rsid w:val="004201F9"/>
    <w:rsid w:val="00420BEF"/>
    <w:rsid w:val="00420DE2"/>
    <w:rsid w:val="00421E05"/>
    <w:rsid w:val="00423C6E"/>
    <w:rsid w:val="004242C7"/>
    <w:rsid w:val="00425275"/>
    <w:rsid w:val="004258A8"/>
    <w:rsid w:val="004270F9"/>
    <w:rsid w:val="0043125B"/>
    <w:rsid w:val="00431567"/>
    <w:rsid w:val="0043197C"/>
    <w:rsid w:val="00432442"/>
    <w:rsid w:val="00432EA6"/>
    <w:rsid w:val="004334E8"/>
    <w:rsid w:val="00434DDD"/>
    <w:rsid w:val="00435F62"/>
    <w:rsid w:val="004406A0"/>
    <w:rsid w:val="00441833"/>
    <w:rsid w:val="0044202B"/>
    <w:rsid w:val="00442D73"/>
    <w:rsid w:val="00442E01"/>
    <w:rsid w:val="00443C03"/>
    <w:rsid w:val="00443CEF"/>
    <w:rsid w:val="004441C0"/>
    <w:rsid w:val="0044476D"/>
    <w:rsid w:val="00447792"/>
    <w:rsid w:val="004477DF"/>
    <w:rsid w:val="004503E9"/>
    <w:rsid w:val="00450638"/>
    <w:rsid w:val="004518B3"/>
    <w:rsid w:val="004547DD"/>
    <w:rsid w:val="004551C1"/>
    <w:rsid w:val="00456D60"/>
    <w:rsid w:val="0046140E"/>
    <w:rsid w:val="004618BC"/>
    <w:rsid w:val="00463C86"/>
    <w:rsid w:val="004651B8"/>
    <w:rsid w:val="004674A8"/>
    <w:rsid w:val="00470BB0"/>
    <w:rsid w:val="00470EBD"/>
    <w:rsid w:val="0047104A"/>
    <w:rsid w:val="00472CF9"/>
    <w:rsid w:val="00472FF2"/>
    <w:rsid w:val="004738E6"/>
    <w:rsid w:val="00476210"/>
    <w:rsid w:val="00482949"/>
    <w:rsid w:val="004842BB"/>
    <w:rsid w:val="004851B1"/>
    <w:rsid w:val="0048585A"/>
    <w:rsid w:val="0048712B"/>
    <w:rsid w:val="00491413"/>
    <w:rsid w:val="004920F0"/>
    <w:rsid w:val="00492196"/>
    <w:rsid w:val="00493479"/>
    <w:rsid w:val="004939A8"/>
    <w:rsid w:val="00494ABD"/>
    <w:rsid w:val="0049539D"/>
    <w:rsid w:val="00495E5C"/>
    <w:rsid w:val="004960CE"/>
    <w:rsid w:val="00496DA8"/>
    <w:rsid w:val="004A00DE"/>
    <w:rsid w:val="004A1182"/>
    <w:rsid w:val="004A1B67"/>
    <w:rsid w:val="004A4D86"/>
    <w:rsid w:val="004A636C"/>
    <w:rsid w:val="004A6C12"/>
    <w:rsid w:val="004A7A15"/>
    <w:rsid w:val="004A7EF7"/>
    <w:rsid w:val="004B294D"/>
    <w:rsid w:val="004B30A9"/>
    <w:rsid w:val="004B55CB"/>
    <w:rsid w:val="004B760C"/>
    <w:rsid w:val="004C07D8"/>
    <w:rsid w:val="004C24D9"/>
    <w:rsid w:val="004C36ED"/>
    <w:rsid w:val="004C6908"/>
    <w:rsid w:val="004C735D"/>
    <w:rsid w:val="004C7E21"/>
    <w:rsid w:val="004D0180"/>
    <w:rsid w:val="004D0292"/>
    <w:rsid w:val="004D0849"/>
    <w:rsid w:val="004D0D0E"/>
    <w:rsid w:val="004D3476"/>
    <w:rsid w:val="004D390D"/>
    <w:rsid w:val="004D4A26"/>
    <w:rsid w:val="004D4DC9"/>
    <w:rsid w:val="004D51B8"/>
    <w:rsid w:val="004D58C9"/>
    <w:rsid w:val="004D6A74"/>
    <w:rsid w:val="004D6F42"/>
    <w:rsid w:val="004E3EE4"/>
    <w:rsid w:val="004E3FD3"/>
    <w:rsid w:val="004E4C9F"/>
    <w:rsid w:val="004E52D0"/>
    <w:rsid w:val="004E68C4"/>
    <w:rsid w:val="004E715F"/>
    <w:rsid w:val="004E7D19"/>
    <w:rsid w:val="004F1267"/>
    <w:rsid w:val="004F200C"/>
    <w:rsid w:val="004F2C0A"/>
    <w:rsid w:val="004F3B71"/>
    <w:rsid w:val="004F766B"/>
    <w:rsid w:val="004F77CB"/>
    <w:rsid w:val="0050070A"/>
    <w:rsid w:val="00502427"/>
    <w:rsid w:val="005037D8"/>
    <w:rsid w:val="005065C3"/>
    <w:rsid w:val="00507E5C"/>
    <w:rsid w:val="00510B8C"/>
    <w:rsid w:val="00510D67"/>
    <w:rsid w:val="00511DD9"/>
    <w:rsid w:val="00514E85"/>
    <w:rsid w:val="005151BD"/>
    <w:rsid w:val="0051663E"/>
    <w:rsid w:val="005178B3"/>
    <w:rsid w:val="005217C6"/>
    <w:rsid w:val="0052521F"/>
    <w:rsid w:val="0052570D"/>
    <w:rsid w:val="00526E32"/>
    <w:rsid w:val="00526E99"/>
    <w:rsid w:val="0052783B"/>
    <w:rsid w:val="00527ECE"/>
    <w:rsid w:val="00531989"/>
    <w:rsid w:val="00531BB6"/>
    <w:rsid w:val="00532A65"/>
    <w:rsid w:val="00533780"/>
    <w:rsid w:val="005348F5"/>
    <w:rsid w:val="00534CF4"/>
    <w:rsid w:val="00534EBA"/>
    <w:rsid w:val="00535E74"/>
    <w:rsid w:val="00536F99"/>
    <w:rsid w:val="00537F50"/>
    <w:rsid w:val="00542205"/>
    <w:rsid w:val="005426EF"/>
    <w:rsid w:val="00542761"/>
    <w:rsid w:val="00544885"/>
    <w:rsid w:val="00544977"/>
    <w:rsid w:val="00544B87"/>
    <w:rsid w:val="0054762B"/>
    <w:rsid w:val="00551005"/>
    <w:rsid w:val="00551FBC"/>
    <w:rsid w:val="00553223"/>
    <w:rsid w:val="005548DA"/>
    <w:rsid w:val="00555042"/>
    <w:rsid w:val="005554EC"/>
    <w:rsid w:val="00555FFE"/>
    <w:rsid w:val="00556593"/>
    <w:rsid w:val="00556B24"/>
    <w:rsid w:val="00556C82"/>
    <w:rsid w:val="00557C31"/>
    <w:rsid w:val="00560513"/>
    <w:rsid w:val="00560ACB"/>
    <w:rsid w:val="00561358"/>
    <w:rsid w:val="00562D2B"/>
    <w:rsid w:val="00565B37"/>
    <w:rsid w:val="00566259"/>
    <w:rsid w:val="00566C68"/>
    <w:rsid w:val="00566D9D"/>
    <w:rsid w:val="00567F85"/>
    <w:rsid w:val="00572742"/>
    <w:rsid w:val="00572A2B"/>
    <w:rsid w:val="00573667"/>
    <w:rsid w:val="00574A82"/>
    <w:rsid w:val="00575A1D"/>
    <w:rsid w:val="00575CCF"/>
    <w:rsid w:val="0057600F"/>
    <w:rsid w:val="00577275"/>
    <w:rsid w:val="005813F8"/>
    <w:rsid w:val="00581CFE"/>
    <w:rsid w:val="005823BF"/>
    <w:rsid w:val="00582A54"/>
    <w:rsid w:val="0058365F"/>
    <w:rsid w:val="00583B7E"/>
    <w:rsid w:val="00583ED4"/>
    <w:rsid w:val="0058412A"/>
    <w:rsid w:val="00584372"/>
    <w:rsid w:val="00586B12"/>
    <w:rsid w:val="00586E83"/>
    <w:rsid w:val="00587107"/>
    <w:rsid w:val="0058713B"/>
    <w:rsid w:val="005878B1"/>
    <w:rsid w:val="005908A2"/>
    <w:rsid w:val="0059127C"/>
    <w:rsid w:val="0059191D"/>
    <w:rsid w:val="00592B17"/>
    <w:rsid w:val="00593D10"/>
    <w:rsid w:val="00595012"/>
    <w:rsid w:val="0059607E"/>
    <w:rsid w:val="005975AA"/>
    <w:rsid w:val="005A02A2"/>
    <w:rsid w:val="005A0430"/>
    <w:rsid w:val="005A0CCE"/>
    <w:rsid w:val="005A1EB6"/>
    <w:rsid w:val="005A256B"/>
    <w:rsid w:val="005A492F"/>
    <w:rsid w:val="005A6E7A"/>
    <w:rsid w:val="005A7240"/>
    <w:rsid w:val="005A7E39"/>
    <w:rsid w:val="005B1CBC"/>
    <w:rsid w:val="005B2427"/>
    <w:rsid w:val="005B2DC4"/>
    <w:rsid w:val="005B60F5"/>
    <w:rsid w:val="005B72A7"/>
    <w:rsid w:val="005C4A15"/>
    <w:rsid w:val="005C4A23"/>
    <w:rsid w:val="005C61C6"/>
    <w:rsid w:val="005C63C8"/>
    <w:rsid w:val="005D10E6"/>
    <w:rsid w:val="005D1E77"/>
    <w:rsid w:val="005D2865"/>
    <w:rsid w:val="005D6A60"/>
    <w:rsid w:val="005E074F"/>
    <w:rsid w:val="005E10C3"/>
    <w:rsid w:val="005E422C"/>
    <w:rsid w:val="005E7C52"/>
    <w:rsid w:val="005F0339"/>
    <w:rsid w:val="005F47FE"/>
    <w:rsid w:val="005F4A63"/>
    <w:rsid w:val="005F5A78"/>
    <w:rsid w:val="005F5AEC"/>
    <w:rsid w:val="005F640C"/>
    <w:rsid w:val="005F6B16"/>
    <w:rsid w:val="005F6E77"/>
    <w:rsid w:val="005F70DF"/>
    <w:rsid w:val="00601DD3"/>
    <w:rsid w:val="00602256"/>
    <w:rsid w:val="00603739"/>
    <w:rsid w:val="006045E0"/>
    <w:rsid w:val="00604972"/>
    <w:rsid w:val="00605716"/>
    <w:rsid w:val="00606475"/>
    <w:rsid w:val="00606934"/>
    <w:rsid w:val="00611AD5"/>
    <w:rsid w:val="00611D1F"/>
    <w:rsid w:val="006131E5"/>
    <w:rsid w:val="0061393E"/>
    <w:rsid w:val="00613A86"/>
    <w:rsid w:val="00613CC3"/>
    <w:rsid w:val="0061410E"/>
    <w:rsid w:val="00614812"/>
    <w:rsid w:val="00614C11"/>
    <w:rsid w:val="00614E9C"/>
    <w:rsid w:val="00615B5B"/>
    <w:rsid w:val="006178B4"/>
    <w:rsid w:val="00620DED"/>
    <w:rsid w:val="00621026"/>
    <w:rsid w:val="00621997"/>
    <w:rsid w:val="006228D1"/>
    <w:rsid w:val="00623E5D"/>
    <w:rsid w:val="0062446A"/>
    <w:rsid w:val="006244D3"/>
    <w:rsid w:val="0062670F"/>
    <w:rsid w:val="00626A93"/>
    <w:rsid w:val="00630272"/>
    <w:rsid w:val="00632712"/>
    <w:rsid w:val="00633815"/>
    <w:rsid w:val="00635050"/>
    <w:rsid w:val="00641638"/>
    <w:rsid w:val="006429B9"/>
    <w:rsid w:val="00643564"/>
    <w:rsid w:val="006438C6"/>
    <w:rsid w:val="0064578A"/>
    <w:rsid w:val="00645E03"/>
    <w:rsid w:val="0064667F"/>
    <w:rsid w:val="00646BCE"/>
    <w:rsid w:val="00647A24"/>
    <w:rsid w:val="00647C40"/>
    <w:rsid w:val="00650DFF"/>
    <w:rsid w:val="006513F0"/>
    <w:rsid w:val="00651C0F"/>
    <w:rsid w:val="00652A73"/>
    <w:rsid w:val="00653701"/>
    <w:rsid w:val="006539BF"/>
    <w:rsid w:val="00657E22"/>
    <w:rsid w:val="006600E1"/>
    <w:rsid w:val="00660297"/>
    <w:rsid w:val="00660CA5"/>
    <w:rsid w:val="0066183D"/>
    <w:rsid w:val="00662458"/>
    <w:rsid w:val="006629B7"/>
    <w:rsid w:val="006633BC"/>
    <w:rsid w:val="00663A47"/>
    <w:rsid w:val="00663E73"/>
    <w:rsid w:val="006669CD"/>
    <w:rsid w:val="0066716D"/>
    <w:rsid w:val="00667BFF"/>
    <w:rsid w:val="00670616"/>
    <w:rsid w:val="00671881"/>
    <w:rsid w:val="00671ED2"/>
    <w:rsid w:val="00672392"/>
    <w:rsid w:val="006753A6"/>
    <w:rsid w:val="00675C2E"/>
    <w:rsid w:val="006760AE"/>
    <w:rsid w:val="00677325"/>
    <w:rsid w:val="006778CB"/>
    <w:rsid w:val="0068044C"/>
    <w:rsid w:val="00683458"/>
    <w:rsid w:val="006871A1"/>
    <w:rsid w:val="00687262"/>
    <w:rsid w:val="00687A75"/>
    <w:rsid w:val="0069081F"/>
    <w:rsid w:val="006910A8"/>
    <w:rsid w:val="00692E13"/>
    <w:rsid w:val="006930CB"/>
    <w:rsid w:val="006947F2"/>
    <w:rsid w:val="00695F6A"/>
    <w:rsid w:val="00696342"/>
    <w:rsid w:val="006974C1"/>
    <w:rsid w:val="006A06CD"/>
    <w:rsid w:val="006A1B4D"/>
    <w:rsid w:val="006A4471"/>
    <w:rsid w:val="006A45FA"/>
    <w:rsid w:val="006A4A4D"/>
    <w:rsid w:val="006A6FF5"/>
    <w:rsid w:val="006A7A88"/>
    <w:rsid w:val="006A7B2F"/>
    <w:rsid w:val="006B0965"/>
    <w:rsid w:val="006B19FE"/>
    <w:rsid w:val="006B4E97"/>
    <w:rsid w:val="006B52CF"/>
    <w:rsid w:val="006B6115"/>
    <w:rsid w:val="006C1F0A"/>
    <w:rsid w:val="006C228A"/>
    <w:rsid w:val="006C26BA"/>
    <w:rsid w:val="006C5047"/>
    <w:rsid w:val="006C51C8"/>
    <w:rsid w:val="006C6BFA"/>
    <w:rsid w:val="006C7513"/>
    <w:rsid w:val="006C7F08"/>
    <w:rsid w:val="006D04A7"/>
    <w:rsid w:val="006D0BFD"/>
    <w:rsid w:val="006D2EF7"/>
    <w:rsid w:val="006D49C6"/>
    <w:rsid w:val="006D6F0C"/>
    <w:rsid w:val="006D72EF"/>
    <w:rsid w:val="006D7ABB"/>
    <w:rsid w:val="006E012E"/>
    <w:rsid w:val="006E06EE"/>
    <w:rsid w:val="006E1857"/>
    <w:rsid w:val="006E2BDE"/>
    <w:rsid w:val="006E5388"/>
    <w:rsid w:val="006E57A9"/>
    <w:rsid w:val="006E6AC1"/>
    <w:rsid w:val="006F040D"/>
    <w:rsid w:val="006F07A6"/>
    <w:rsid w:val="006F0A5D"/>
    <w:rsid w:val="006F2479"/>
    <w:rsid w:val="006F3091"/>
    <w:rsid w:val="006F50B1"/>
    <w:rsid w:val="006F634C"/>
    <w:rsid w:val="006F661C"/>
    <w:rsid w:val="006F67E8"/>
    <w:rsid w:val="006F6B2F"/>
    <w:rsid w:val="00701AC6"/>
    <w:rsid w:val="00701F55"/>
    <w:rsid w:val="00702A6D"/>
    <w:rsid w:val="00703C95"/>
    <w:rsid w:val="007041AC"/>
    <w:rsid w:val="00704295"/>
    <w:rsid w:val="007056F1"/>
    <w:rsid w:val="00705B00"/>
    <w:rsid w:val="00705EEC"/>
    <w:rsid w:val="0070745E"/>
    <w:rsid w:val="00707627"/>
    <w:rsid w:val="00710FEC"/>
    <w:rsid w:val="00714550"/>
    <w:rsid w:val="00714A81"/>
    <w:rsid w:val="00714BB9"/>
    <w:rsid w:val="0072196F"/>
    <w:rsid w:val="00721C73"/>
    <w:rsid w:val="0072387C"/>
    <w:rsid w:val="00724503"/>
    <w:rsid w:val="00726418"/>
    <w:rsid w:val="00726472"/>
    <w:rsid w:val="00726636"/>
    <w:rsid w:val="00731A87"/>
    <w:rsid w:val="00731EC2"/>
    <w:rsid w:val="00733A1D"/>
    <w:rsid w:val="00733CB3"/>
    <w:rsid w:val="00733EDF"/>
    <w:rsid w:val="00734AF9"/>
    <w:rsid w:val="00734C08"/>
    <w:rsid w:val="00734F74"/>
    <w:rsid w:val="007355B2"/>
    <w:rsid w:val="007367A2"/>
    <w:rsid w:val="007412C6"/>
    <w:rsid w:val="007421E8"/>
    <w:rsid w:val="007421F0"/>
    <w:rsid w:val="007424D2"/>
    <w:rsid w:val="00743962"/>
    <w:rsid w:val="00743C25"/>
    <w:rsid w:val="00743FD8"/>
    <w:rsid w:val="00747128"/>
    <w:rsid w:val="00750137"/>
    <w:rsid w:val="00750853"/>
    <w:rsid w:val="00752736"/>
    <w:rsid w:val="00753EA9"/>
    <w:rsid w:val="00755F0F"/>
    <w:rsid w:val="007575FF"/>
    <w:rsid w:val="00761672"/>
    <w:rsid w:val="00761F3D"/>
    <w:rsid w:val="00763C45"/>
    <w:rsid w:val="00763E5B"/>
    <w:rsid w:val="00764224"/>
    <w:rsid w:val="00764963"/>
    <w:rsid w:val="00765059"/>
    <w:rsid w:val="00765308"/>
    <w:rsid w:val="00765D25"/>
    <w:rsid w:val="0076696A"/>
    <w:rsid w:val="00767FA3"/>
    <w:rsid w:val="00771458"/>
    <w:rsid w:val="0077160E"/>
    <w:rsid w:val="0077300F"/>
    <w:rsid w:val="00773203"/>
    <w:rsid w:val="007740FD"/>
    <w:rsid w:val="007743A8"/>
    <w:rsid w:val="007763CC"/>
    <w:rsid w:val="0077645B"/>
    <w:rsid w:val="00776B8E"/>
    <w:rsid w:val="00777FD7"/>
    <w:rsid w:val="00781DC7"/>
    <w:rsid w:val="00782285"/>
    <w:rsid w:val="00782341"/>
    <w:rsid w:val="0078361E"/>
    <w:rsid w:val="00785D12"/>
    <w:rsid w:val="007861FD"/>
    <w:rsid w:val="007875BC"/>
    <w:rsid w:val="00787A7B"/>
    <w:rsid w:val="00787D37"/>
    <w:rsid w:val="0079065C"/>
    <w:rsid w:val="00790C17"/>
    <w:rsid w:val="00790C2C"/>
    <w:rsid w:val="00793E81"/>
    <w:rsid w:val="00794A6D"/>
    <w:rsid w:val="00797424"/>
    <w:rsid w:val="0079753E"/>
    <w:rsid w:val="007A00BD"/>
    <w:rsid w:val="007A03A4"/>
    <w:rsid w:val="007A2E85"/>
    <w:rsid w:val="007A3239"/>
    <w:rsid w:val="007A34E2"/>
    <w:rsid w:val="007A3542"/>
    <w:rsid w:val="007A364C"/>
    <w:rsid w:val="007A4CF9"/>
    <w:rsid w:val="007A524A"/>
    <w:rsid w:val="007A5372"/>
    <w:rsid w:val="007A625B"/>
    <w:rsid w:val="007A7795"/>
    <w:rsid w:val="007B06C5"/>
    <w:rsid w:val="007B161A"/>
    <w:rsid w:val="007B2242"/>
    <w:rsid w:val="007B3D96"/>
    <w:rsid w:val="007B5350"/>
    <w:rsid w:val="007B5BA1"/>
    <w:rsid w:val="007B5EA6"/>
    <w:rsid w:val="007B6EE3"/>
    <w:rsid w:val="007C0208"/>
    <w:rsid w:val="007C073B"/>
    <w:rsid w:val="007C0C2E"/>
    <w:rsid w:val="007C1247"/>
    <w:rsid w:val="007C1524"/>
    <w:rsid w:val="007C2124"/>
    <w:rsid w:val="007C21D1"/>
    <w:rsid w:val="007C22B4"/>
    <w:rsid w:val="007C2782"/>
    <w:rsid w:val="007C3C45"/>
    <w:rsid w:val="007C4068"/>
    <w:rsid w:val="007C455E"/>
    <w:rsid w:val="007C45E4"/>
    <w:rsid w:val="007C493A"/>
    <w:rsid w:val="007C696E"/>
    <w:rsid w:val="007C6D2E"/>
    <w:rsid w:val="007C7AEB"/>
    <w:rsid w:val="007D243A"/>
    <w:rsid w:val="007D37DF"/>
    <w:rsid w:val="007D404E"/>
    <w:rsid w:val="007D4407"/>
    <w:rsid w:val="007D5D90"/>
    <w:rsid w:val="007D6182"/>
    <w:rsid w:val="007E00AB"/>
    <w:rsid w:val="007E0D2D"/>
    <w:rsid w:val="007E4415"/>
    <w:rsid w:val="007E4ADF"/>
    <w:rsid w:val="007E4EAE"/>
    <w:rsid w:val="007E5C6A"/>
    <w:rsid w:val="007E626C"/>
    <w:rsid w:val="007E6280"/>
    <w:rsid w:val="007E744A"/>
    <w:rsid w:val="007F09FB"/>
    <w:rsid w:val="007F0C8E"/>
    <w:rsid w:val="007F1177"/>
    <w:rsid w:val="007F123B"/>
    <w:rsid w:val="007F321D"/>
    <w:rsid w:val="007F330C"/>
    <w:rsid w:val="007F5050"/>
    <w:rsid w:val="007F5575"/>
    <w:rsid w:val="007F633F"/>
    <w:rsid w:val="007F7E9B"/>
    <w:rsid w:val="0080313C"/>
    <w:rsid w:val="008041E3"/>
    <w:rsid w:val="0080461B"/>
    <w:rsid w:val="00806027"/>
    <w:rsid w:val="00810811"/>
    <w:rsid w:val="00810D52"/>
    <w:rsid w:val="008130F1"/>
    <w:rsid w:val="00813B7D"/>
    <w:rsid w:val="0081548E"/>
    <w:rsid w:val="00815F7F"/>
    <w:rsid w:val="008171E3"/>
    <w:rsid w:val="00817A7A"/>
    <w:rsid w:val="00820515"/>
    <w:rsid w:val="008209A5"/>
    <w:rsid w:val="0082177C"/>
    <w:rsid w:val="00825896"/>
    <w:rsid w:val="008259BE"/>
    <w:rsid w:val="00830235"/>
    <w:rsid w:val="00830666"/>
    <w:rsid w:val="0083088C"/>
    <w:rsid w:val="00830F45"/>
    <w:rsid w:val="00831402"/>
    <w:rsid w:val="0083215B"/>
    <w:rsid w:val="00833371"/>
    <w:rsid w:val="008340E4"/>
    <w:rsid w:val="0083790A"/>
    <w:rsid w:val="0084238D"/>
    <w:rsid w:val="00842731"/>
    <w:rsid w:val="00843060"/>
    <w:rsid w:val="00844279"/>
    <w:rsid w:val="00845C10"/>
    <w:rsid w:val="00846508"/>
    <w:rsid w:val="00847546"/>
    <w:rsid w:val="008506C8"/>
    <w:rsid w:val="008513FE"/>
    <w:rsid w:val="00851588"/>
    <w:rsid w:val="008524D8"/>
    <w:rsid w:val="00852BE6"/>
    <w:rsid w:val="00854BA3"/>
    <w:rsid w:val="008557B2"/>
    <w:rsid w:val="00856695"/>
    <w:rsid w:val="00857A58"/>
    <w:rsid w:val="00860936"/>
    <w:rsid w:val="00860CC1"/>
    <w:rsid w:val="00861591"/>
    <w:rsid w:val="0086238D"/>
    <w:rsid w:val="008634A1"/>
    <w:rsid w:val="008639B2"/>
    <w:rsid w:val="00863F43"/>
    <w:rsid w:val="008642A6"/>
    <w:rsid w:val="0086779D"/>
    <w:rsid w:val="00867A1E"/>
    <w:rsid w:val="00867A55"/>
    <w:rsid w:val="00867E8A"/>
    <w:rsid w:val="00867FE9"/>
    <w:rsid w:val="00870EAF"/>
    <w:rsid w:val="00871C2B"/>
    <w:rsid w:val="008724AE"/>
    <w:rsid w:val="00873DBC"/>
    <w:rsid w:val="00873FFA"/>
    <w:rsid w:val="00874F46"/>
    <w:rsid w:val="008759A0"/>
    <w:rsid w:val="00875E92"/>
    <w:rsid w:val="00876A67"/>
    <w:rsid w:val="00876DCF"/>
    <w:rsid w:val="00876E0F"/>
    <w:rsid w:val="00877471"/>
    <w:rsid w:val="00877E45"/>
    <w:rsid w:val="00880073"/>
    <w:rsid w:val="008812EE"/>
    <w:rsid w:val="00883C73"/>
    <w:rsid w:val="008851CA"/>
    <w:rsid w:val="008874D2"/>
    <w:rsid w:val="00892FDE"/>
    <w:rsid w:val="00895AA8"/>
    <w:rsid w:val="0089680F"/>
    <w:rsid w:val="008A1753"/>
    <w:rsid w:val="008A6507"/>
    <w:rsid w:val="008A689E"/>
    <w:rsid w:val="008B031F"/>
    <w:rsid w:val="008B1B9F"/>
    <w:rsid w:val="008B3B26"/>
    <w:rsid w:val="008B3B98"/>
    <w:rsid w:val="008B5CBF"/>
    <w:rsid w:val="008B7093"/>
    <w:rsid w:val="008B71C0"/>
    <w:rsid w:val="008C013F"/>
    <w:rsid w:val="008C19FA"/>
    <w:rsid w:val="008C3816"/>
    <w:rsid w:val="008C5371"/>
    <w:rsid w:val="008C566A"/>
    <w:rsid w:val="008C60A0"/>
    <w:rsid w:val="008D26BB"/>
    <w:rsid w:val="008D29CE"/>
    <w:rsid w:val="008D2D4D"/>
    <w:rsid w:val="008D32B5"/>
    <w:rsid w:val="008D4930"/>
    <w:rsid w:val="008D53AE"/>
    <w:rsid w:val="008D5538"/>
    <w:rsid w:val="008D679C"/>
    <w:rsid w:val="008D6B0A"/>
    <w:rsid w:val="008E01F0"/>
    <w:rsid w:val="008E092E"/>
    <w:rsid w:val="008E1201"/>
    <w:rsid w:val="008E128A"/>
    <w:rsid w:val="008E21A0"/>
    <w:rsid w:val="008E2712"/>
    <w:rsid w:val="008E2FAF"/>
    <w:rsid w:val="008E3210"/>
    <w:rsid w:val="008E34BF"/>
    <w:rsid w:val="008E5DE8"/>
    <w:rsid w:val="008E6025"/>
    <w:rsid w:val="008E74C1"/>
    <w:rsid w:val="008E7FAA"/>
    <w:rsid w:val="008E7FBD"/>
    <w:rsid w:val="008E7FE6"/>
    <w:rsid w:val="008F20F8"/>
    <w:rsid w:val="008F2560"/>
    <w:rsid w:val="008F2C69"/>
    <w:rsid w:val="008F2F5F"/>
    <w:rsid w:val="0090341B"/>
    <w:rsid w:val="00903B7E"/>
    <w:rsid w:val="009049B6"/>
    <w:rsid w:val="009116D8"/>
    <w:rsid w:val="0091225E"/>
    <w:rsid w:val="00913CB7"/>
    <w:rsid w:val="009142AF"/>
    <w:rsid w:val="00915B53"/>
    <w:rsid w:val="00916CC0"/>
    <w:rsid w:val="00917121"/>
    <w:rsid w:val="00917492"/>
    <w:rsid w:val="00917875"/>
    <w:rsid w:val="00921BC4"/>
    <w:rsid w:val="00922F67"/>
    <w:rsid w:val="009237E5"/>
    <w:rsid w:val="00923EA8"/>
    <w:rsid w:val="009252BD"/>
    <w:rsid w:val="00925E72"/>
    <w:rsid w:val="00926C59"/>
    <w:rsid w:val="009307CC"/>
    <w:rsid w:val="009314B1"/>
    <w:rsid w:val="009322C8"/>
    <w:rsid w:val="00932BF1"/>
    <w:rsid w:val="00933E53"/>
    <w:rsid w:val="00934F03"/>
    <w:rsid w:val="00937D3E"/>
    <w:rsid w:val="00942C03"/>
    <w:rsid w:val="009439A3"/>
    <w:rsid w:val="00944047"/>
    <w:rsid w:val="00944954"/>
    <w:rsid w:val="00944F1D"/>
    <w:rsid w:val="009454F1"/>
    <w:rsid w:val="009466CE"/>
    <w:rsid w:val="0095052F"/>
    <w:rsid w:val="00951274"/>
    <w:rsid w:val="00952CCE"/>
    <w:rsid w:val="00952E42"/>
    <w:rsid w:val="009547B4"/>
    <w:rsid w:val="009556EC"/>
    <w:rsid w:val="0095688D"/>
    <w:rsid w:val="0095749F"/>
    <w:rsid w:val="0096057F"/>
    <w:rsid w:val="009627E1"/>
    <w:rsid w:val="00962EC2"/>
    <w:rsid w:val="0096396B"/>
    <w:rsid w:val="00963A71"/>
    <w:rsid w:val="00963B6E"/>
    <w:rsid w:val="00965742"/>
    <w:rsid w:val="0097051F"/>
    <w:rsid w:val="00971543"/>
    <w:rsid w:val="00971C25"/>
    <w:rsid w:val="0097266B"/>
    <w:rsid w:val="009738AE"/>
    <w:rsid w:val="00976428"/>
    <w:rsid w:val="00982B54"/>
    <w:rsid w:val="00984D23"/>
    <w:rsid w:val="00985B90"/>
    <w:rsid w:val="00986C66"/>
    <w:rsid w:val="00987A13"/>
    <w:rsid w:val="00990A37"/>
    <w:rsid w:val="00992E7E"/>
    <w:rsid w:val="00992F95"/>
    <w:rsid w:val="009950B9"/>
    <w:rsid w:val="009954DA"/>
    <w:rsid w:val="009A0226"/>
    <w:rsid w:val="009A1546"/>
    <w:rsid w:val="009A1965"/>
    <w:rsid w:val="009A19D2"/>
    <w:rsid w:val="009A1AC4"/>
    <w:rsid w:val="009A1CC9"/>
    <w:rsid w:val="009A1D0E"/>
    <w:rsid w:val="009A22E1"/>
    <w:rsid w:val="009A27FD"/>
    <w:rsid w:val="009A3D16"/>
    <w:rsid w:val="009A4103"/>
    <w:rsid w:val="009A6566"/>
    <w:rsid w:val="009A7822"/>
    <w:rsid w:val="009A7B50"/>
    <w:rsid w:val="009B21D4"/>
    <w:rsid w:val="009B6728"/>
    <w:rsid w:val="009B689F"/>
    <w:rsid w:val="009B7432"/>
    <w:rsid w:val="009B7522"/>
    <w:rsid w:val="009B7A3C"/>
    <w:rsid w:val="009C0575"/>
    <w:rsid w:val="009C07D9"/>
    <w:rsid w:val="009C0A30"/>
    <w:rsid w:val="009C1721"/>
    <w:rsid w:val="009C1B3F"/>
    <w:rsid w:val="009C2F89"/>
    <w:rsid w:val="009C3513"/>
    <w:rsid w:val="009C5040"/>
    <w:rsid w:val="009C6CA7"/>
    <w:rsid w:val="009C7776"/>
    <w:rsid w:val="009D19EC"/>
    <w:rsid w:val="009D2698"/>
    <w:rsid w:val="009D26DD"/>
    <w:rsid w:val="009D2C20"/>
    <w:rsid w:val="009D56A0"/>
    <w:rsid w:val="009D7617"/>
    <w:rsid w:val="009E0A66"/>
    <w:rsid w:val="009E1B6F"/>
    <w:rsid w:val="009E2A2F"/>
    <w:rsid w:val="009E305D"/>
    <w:rsid w:val="009E5B72"/>
    <w:rsid w:val="009E5D33"/>
    <w:rsid w:val="009E5D78"/>
    <w:rsid w:val="009F0329"/>
    <w:rsid w:val="009F047C"/>
    <w:rsid w:val="009F13D4"/>
    <w:rsid w:val="009F1BBC"/>
    <w:rsid w:val="009F1C31"/>
    <w:rsid w:val="009F2887"/>
    <w:rsid w:val="009F2C1E"/>
    <w:rsid w:val="009F3156"/>
    <w:rsid w:val="009F74C9"/>
    <w:rsid w:val="00A0055A"/>
    <w:rsid w:val="00A00826"/>
    <w:rsid w:val="00A04680"/>
    <w:rsid w:val="00A064FF"/>
    <w:rsid w:val="00A06736"/>
    <w:rsid w:val="00A10952"/>
    <w:rsid w:val="00A1369E"/>
    <w:rsid w:val="00A15FB6"/>
    <w:rsid w:val="00A1609C"/>
    <w:rsid w:val="00A16CA0"/>
    <w:rsid w:val="00A20169"/>
    <w:rsid w:val="00A221AF"/>
    <w:rsid w:val="00A221D9"/>
    <w:rsid w:val="00A24A55"/>
    <w:rsid w:val="00A26E2D"/>
    <w:rsid w:val="00A26FC7"/>
    <w:rsid w:val="00A31AEC"/>
    <w:rsid w:val="00A34584"/>
    <w:rsid w:val="00A35759"/>
    <w:rsid w:val="00A4240C"/>
    <w:rsid w:val="00A433D1"/>
    <w:rsid w:val="00A43D88"/>
    <w:rsid w:val="00A43DDF"/>
    <w:rsid w:val="00A44CD0"/>
    <w:rsid w:val="00A470CA"/>
    <w:rsid w:val="00A47B2C"/>
    <w:rsid w:val="00A505A5"/>
    <w:rsid w:val="00A50981"/>
    <w:rsid w:val="00A50DA4"/>
    <w:rsid w:val="00A536CF"/>
    <w:rsid w:val="00A560E9"/>
    <w:rsid w:val="00A561CE"/>
    <w:rsid w:val="00A564D6"/>
    <w:rsid w:val="00A56EAF"/>
    <w:rsid w:val="00A6145F"/>
    <w:rsid w:val="00A62107"/>
    <w:rsid w:val="00A6422D"/>
    <w:rsid w:val="00A64E2E"/>
    <w:rsid w:val="00A65A9C"/>
    <w:rsid w:val="00A65F16"/>
    <w:rsid w:val="00A66553"/>
    <w:rsid w:val="00A6698A"/>
    <w:rsid w:val="00A7069B"/>
    <w:rsid w:val="00A7304C"/>
    <w:rsid w:val="00A76604"/>
    <w:rsid w:val="00A77040"/>
    <w:rsid w:val="00A773B3"/>
    <w:rsid w:val="00A77C83"/>
    <w:rsid w:val="00A81834"/>
    <w:rsid w:val="00A81A13"/>
    <w:rsid w:val="00A825B8"/>
    <w:rsid w:val="00A82F14"/>
    <w:rsid w:val="00A84568"/>
    <w:rsid w:val="00A850A2"/>
    <w:rsid w:val="00A85C87"/>
    <w:rsid w:val="00A8616E"/>
    <w:rsid w:val="00A87BC1"/>
    <w:rsid w:val="00A906F0"/>
    <w:rsid w:val="00A90F83"/>
    <w:rsid w:val="00A96479"/>
    <w:rsid w:val="00A96B43"/>
    <w:rsid w:val="00A97967"/>
    <w:rsid w:val="00AA0D45"/>
    <w:rsid w:val="00AA214F"/>
    <w:rsid w:val="00AA25AA"/>
    <w:rsid w:val="00AA3314"/>
    <w:rsid w:val="00AA4086"/>
    <w:rsid w:val="00AA4E78"/>
    <w:rsid w:val="00AA56D4"/>
    <w:rsid w:val="00AB11D5"/>
    <w:rsid w:val="00AB1565"/>
    <w:rsid w:val="00AB19A1"/>
    <w:rsid w:val="00AB1AE8"/>
    <w:rsid w:val="00AB503A"/>
    <w:rsid w:val="00AB6386"/>
    <w:rsid w:val="00AB6E1C"/>
    <w:rsid w:val="00AC05E6"/>
    <w:rsid w:val="00AC0E82"/>
    <w:rsid w:val="00AC18F6"/>
    <w:rsid w:val="00AC22AF"/>
    <w:rsid w:val="00AC2440"/>
    <w:rsid w:val="00AC2A21"/>
    <w:rsid w:val="00AC2CDA"/>
    <w:rsid w:val="00AC5E69"/>
    <w:rsid w:val="00AC7678"/>
    <w:rsid w:val="00AD09D0"/>
    <w:rsid w:val="00AD0DDE"/>
    <w:rsid w:val="00AD1E11"/>
    <w:rsid w:val="00AD5B31"/>
    <w:rsid w:val="00AE0116"/>
    <w:rsid w:val="00AE24BE"/>
    <w:rsid w:val="00AE2A2B"/>
    <w:rsid w:val="00AE2CA5"/>
    <w:rsid w:val="00AE64F3"/>
    <w:rsid w:val="00AF0805"/>
    <w:rsid w:val="00AF2F81"/>
    <w:rsid w:val="00AF4679"/>
    <w:rsid w:val="00AF5239"/>
    <w:rsid w:val="00AF5CEC"/>
    <w:rsid w:val="00AF75A8"/>
    <w:rsid w:val="00AF79A1"/>
    <w:rsid w:val="00AF7C01"/>
    <w:rsid w:val="00B00501"/>
    <w:rsid w:val="00B04DE5"/>
    <w:rsid w:val="00B04ED7"/>
    <w:rsid w:val="00B04FFB"/>
    <w:rsid w:val="00B05C2C"/>
    <w:rsid w:val="00B05D8B"/>
    <w:rsid w:val="00B07815"/>
    <w:rsid w:val="00B078C6"/>
    <w:rsid w:val="00B102AF"/>
    <w:rsid w:val="00B1046F"/>
    <w:rsid w:val="00B1080F"/>
    <w:rsid w:val="00B10B05"/>
    <w:rsid w:val="00B10CAE"/>
    <w:rsid w:val="00B12109"/>
    <w:rsid w:val="00B1326D"/>
    <w:rsid w:val="00B17E73"/>
    <w:rsid w:val="00B214C2"/>
    <w:rsid w:val="00B2186A"/>
    <w:rsid w:val="00B23002"/>
    <w:rsid w:val="00B237AB"/>
    <w:rsid w:val="00B23944"/>
    <w:rsid w:val="00B24084"/>
    <w:rsid w:val="00B24557"/>
    <w:rsid w:val="00B24604"/>
    <w:rsid w:val="00B279B0"/>
    <w:rsid w:val="00B27A8F"/>
    <w:rsid w:val="00B30E28"/>
    <w:rsid w:val="00B31E60"/>
    <w:rsid w:val="00B32801"/>
    <w:rsid w:val="00B34FF1"/>
    <w:rsid w:val="00B358A6"/>
    <w:rsid w:val="00B35BF7"/>
    <w:rsid w:val="00B37865"/>
    <w:rsid w:val="00B40119"/>
    <w:rsid w:val="00B40F48"/>
    <w:rsid w:val="00B41A2B"/>
    <w:rsid w:val="00B42F85"/>
    <w:rsid w:val="00B43F0D"/>
    <w:rsid w:val="00B43F98"/>
    <w:rsid w:val="00B43FA8"/>
    <w:rsid w:val="00B44D32"/>
    <w:rsid w:val="00B454BE"/>
    <w:rsid w:val="00B47EE2"/>
    <w:rsid w:val="00B500FF"/>
    <w:rsid w:val="00B50408"/>
    <w:rsid w:val="00B53794"/>
    <w:rsid w:val="00B60765"/>
    <w:rsid w:val="00B62249"/>
    <w:rsid w:val="00B635B2"/>
    <w:rsid w:val="00B63B90"/>
    <w:rsid w:val="00B659E5"/>
    <w:rsid w:val="00B66546"/>
    <w:rsid w:val="00B76B4B"/>
    <w:rsid w:val="00B76E27"/>
    <w:rsid w:val="00B775E5"/>
    <w:rsid w:val="00B77CBB"/>
    <w:rsid w:val="00B8183D"/>
    <w:rsid w:val="00B82192"/>
    <w:rsid w:val="00B82238"/>
    <w:rsid w:val="00B86242"/>
    <w:rsid w:val="00B87FA6"/>
    <w:rsid w:val="00B907A6"/>
    <w:rsid w:val="00B91D4B"/>
    <w:rsid w:val="00B92EC5"/>
    <w:rsid w:val="00B941C6"/>
    <w:rsid w:val="00B95646"/>
    <w:rsid w:val="00B965A9"/>
    <w:rsid w:val="00B97312"/>
    <w:rsid w:val="00B97A35"/>
    <w:rsid w:val="00BA100B"/>
    <w:rsid w:val="00BA26F2"/>
    <w:rsid w:val="00BA2A5A"/>
    <w:rsid w:val="00BA3A43"/>
    <w:rsid w:val="00BA4451"/>
    <w:rsid w:val="00BA5DE8"/>
    <w:rsid w:val="00BA6EB3"/>
    <w:rsid w:val="00BB0E07"/>
    <w:rsid w:val="00BB1EE6"/>
    <w:rsid w:val="00BB29B6"/>
    <w:rsid w:val="00BB520F"/>
    <w:rsid w:val="00BB7FE6"/>
    <w:rsid w:val="00BC0DC5"/>
    <w:rsid w:val="00BC21AC"/>
    <w:rsid w:val="00BC23A3"/>
    <w:rsid w:val="00BC29BD"/>
    <w:rsid w:val="00BC406F"/>
    <w:rsid w:val="00BC440F"/>
    <w:rsid w:val="00BC4471"/>
    <w:rsid w:val="00BC58A7"/>
    <w:rsid w:val="00BC6A20"/>
    <w:rsid w:val="00BC70A1"/>
    <w:rsid w:val="00BC71A3"/>
    <w:rsid w:val="00BC7F2E"/>
    <w:rsid w:val="00BD0D42"/>
    <w:rsid w:val="00BD285A"/>
    <w:rsid w:val="00BD467B"/>
    <w:rsid w:val="00BD4D02"/>
    <w:rsid w:val="00BD52BE"/>
    <w:rsid w:val="00BD564F"/>
    <w:rsid w:val="00BD610E"/>
    <w:rsid w:val="00BE0785"/>
    <w:rsid w:val="00BE0D26"/>
    <w:rsid w:val="00BE246D"/>
    <w:rsid w:val="00BE46CE"/>
    <w:rsid w:val="00BE49CB"/>
    <w:rsid w:val="00BE5004"/>
    <w:rsid w:val="00BE594E"/>
    <w:rsid w:val="00BE616E"/>
    <w:rsid w:val="00BE7853"/>
    <w:rsid w:val="00BE7A39"/>
    <w:rsid w:val="00BF35F7"/>
    <w:rsid w:val="00BF3752"/>
    <w:rsid w:val="00BF477D"/>
    <w:rsid w:val="00BF4793"/>
    <w:rsid w:val="00BF7FE0"/>
    <w:rsid w:val="00C006F1"/>
    <w:rsid w:val="00C01E88"/>
    <w:rsid w:val="00C02325"/>
    <w:rsid w:val="00C024CB"/>
    <w:rsid w:val="00C0321E"/>
    <w:rsid w:val="00C03883"/>
    <w:rsid w:val="00C03EE1"/>
    <w:rsid w:val="00C04F70"/>
    <w:rsid w:val="00C05A68"/>
    <w:rsid w:val="00C06AF9"/>
    <w:rsid w:val="00C07B3F"/>
    <w:rsid w:val="00C112B0"/>
    <w:rsid w:val="00C13704"/>
    <w:rsid w:val="00C13A7A"/>
    <w:rsid w:val="00C14A4A"/>
    <w:rsid w:val="00C14AEF"/>
    <w:rsid w:val="00C15B5B"/>
    <w:rsid w:val="00C16F27"/>
    <w:rsid w:val="00C17BEB"/>
    <w:rsid w:val="00C20ADB"/>
    <w:rsid w:val="00C21932"/>
    <w:rsid w:val="00C23634"/>
    <w:rsid w:val="00C2466F"/>
    <w:rsid w:val="00C2672F"/>
    <w:rsid w:val="00C2752E"/>
    <w:rsid w:val="00C3183C"/>
    <w:rsid w:val="00C32291"/>
    <w:rsid w:val="00C3323C"/>
    <w:rsid w:val="00C33242"/>
    <w:rsid w:val="00C3398B"/>
    <w:rsid w:val="00C345E4"/>
    <w:rsid w:val="00C3561F"/>
    <w:rsid w:val="00C36828"/>
    <w:rsid w:val="00C3694D"/>
    <w:rsid w:val="00C375F4"/>
    <w:rsid w:val="00C37BC9"/>
    <w:rsid w:val="00C40F4E"/>
    <w:rsid w:val="00C41ACF"/>
    <w:rsid w:val="00C42B7B"/>
    <w:rsid w:val="00C44B54"/>
    <w:rsid w:val="00C44FAA"/>
    <w:rsid w:val="00C45A9F"/>
    <w:rsid w:val="00C46036"/>
    <w:rsid w:val="00C461AD"/>
    <w:rsid w:val="00C4678F"/>
    <w:rsid w:val="00C5141E"/>
    <w:rsid w:val="00C51912"/>
    <w:rsid w:val="00C570FF"/>
    <w:rsid w:val="00C607E4"/>
    <w:rsid w:val="00C61301"/>
    <w:rsid w:val="00C61990"/>
    <w:rsid w:val="00C61B3B"/>
    <w:rsid w:val="00C63C47"/>
    <w:rsid w:val="00C6414B"/>
    <w:rsid w:val="00C64DEB"/>
    <w:rsid w:val="00C66724"/>
    <w:rsid w:val="00C66DB1"/>
    <w:rsid w:val="00C66E8C"/>
    <w:rsid w:val="00C671BD"/>
    <w:rsid w:val="00C71382"/>
    <w:rsid w:val="00C75669"/>
    <w:rsid w:val="00C80273"/>
    <w:rsid w:val="00C81ED5"/>
    <w:rsid w:val="00C8216E"/>
    <w:rsid w:val="00C824FD"/>
    <w:rsid w:val="00C84667"/>
    <w:rsid w:val="00C84B15"/>
    <w:rsid w:val="00C86487"/>
    <w:rsid w:val="00C870E9"/>
    <w:rsid w:val="00C90175"/>
    <w:rsid w:val="00C910F5"/>
    <w:rsid w:val="00C92077"/>
    <w:rsid w:val="00C92710"/>
    <w:rsid w:val="00C94402"/>
    <w:rsid w:val="00C94FD9"/>
    <w:rsid w:val="00C95EC9"/>
    <w:rsid w:val="00CA08C3"/>
    <w:rsid w:val="00CA18FA"/>
    <w:rsid w:val="00CA315F"/>
    <w:rsid w:val="00CA3230"/>
    <w:rsid w:val="00CA4B48"/>
    <w:rsid w:val="00CA5739"/>
    <w:rsid w:val="00CA611F"/>
    <w:rsid w:val="00CA6264"/>
    <w:rsid w:val="00CA738F"/>
    <w:rsid w:val="00CA7600"/>
    <w:rsid w:val="00CA7E1B"/>
    <w:rsid w:val="00CB0437"/>
    <w:rsid w:val="00CB0A75"/>
    <w:rsid w:val="00CB19C5"/>
    <w:rsid w:val="00CB2C17"/>
    <w:rsid w:val="00CB2FA7"/>
    <w:rsid w:val="00CB30B2"/>
    <w:rsid w:val="00CB3A93"/>
    <w:rsid w:val="00CB4406"/>
    <w:rsid w:val="00CB46DB"/>
    <w:rsid w:val="00CB6221"/>
    <w:rsid w:val="00CB622C"/>
    <w:rsid w:val="00CC1AD1"/>
    <w:rsid w:val="00CC5CAA"/>
    <w:rsid w:val="00CC63C1"/>
    <w:rsid w:val="00CC7877"/>
    <w:rsid w:val="00CD00B5"/>
    <w:rsid w:val="00CD0207"/>
    <w:rsid w:val="00CD1FDE"/>
    <w:rsid w:val="00CD2000"/>
    <w:rsid w:val="00CD4EF2"/>
    <w:rsid w:val="00CD777C"/>
    <w:rsid w:val="00CD7AA0"/>
    <w:rsid w:val="00CE01B5"/>
    <w:rsid w:val="00CE01C5"/>
    <w:rsid w:val="00CE0AB6"/>
    <w:rsid w:val="00CE12B5"/>
    <w:rsid w:val="00CE6903"/>
    <w:rsid w:val="00CE6C75"/>
    <w:rsid w:val="00CE78D0"/>
    <w:rsid w:val="00CF0374"/>
    <w:rsid w:val="00CF06B1"/>
    <w:rsid w:val="00CF08AF"/>
    <w:rsid w:val="00CF18A9"/>
    <w:rsid w:val="00CF251F"/>
    <w:rsid w:val="00CF3041"/>
    <w:rsid w:val="00CF370F"/>
    <w:rsid w:val="00CF5493"/>
    <w:rsid w:val="00CF5B1E"/>
    <w:rsid w:val="00CF5BD1"/>
    <w:rsid w:val="00CF7770"/>
    <w:rsid w:val="00D008A8"/>
    <w:rsid w:val="00D00D19"/>
    <w:rsid w:val="00D01F47"/>
    <w:rsid w:val="00D03747"/>
    <w:rsid w:val="00D047E5"/>
    <w:rsid w:val="00D04ADD"/>
    <w:rsid w:val="00D05272"/>
    <w:rsid w:val="00D10083"/>
    <w:rsid w:val="00D1149B"/>
    <w:rsid w:val="00D11EE4"/>
    <w:rsid w:val="00D12FE5"/>
    <w:rsid w:val="00D1382C"/>
    <w:rsid w:val="00D1481D"/>
    <w:rsid w:val="00D16D46"/>
    <w:rsid w:val="00D231F6"/>
    <w:rsid w:val="00D23376"/>
    <w:rsid w:val="00D23BB2"/>
    <w:rsid w:val="00D27609"/>
    <w:rsid w:val="00D30D7F"/>
    <w:rsid w:val="00D31CCD"/>
    <w:rsid w:val="00D33F54"/>
    <w:rsid w:val="00D34C0A"/>
    <w:rsid w:val="00D35073"/>
    <w:rsid w:val="00D37E16"/>
    <w:rsid w:val="00D37EFF"/>
    <w:rsid w:val="00D40BAE"/>
    <w:rsid w:val="00D40ECB"/>
    <w:rsid w:val="00D4251B"/>
    <w:rsid w:val="00D509E3"/>
    <w:rsid w:val="00D510B8"/>
    <w:rsid w:val="00D52A07"/>
    <w:rsid w:val="00D52EAC"/>
    <w:rsid w:val="00D53CED"/>
    <w:rsid w:val="00D54847"/>
    <w:rsid w:val="00D55007"/>
    <w:rsid w:val="00D56A30"/>
    <w:rsid w:val="00D57079"/>
    <w:rsid w:val="00D603FF"/>
    <w:rsid w:val="00D60ADD"/>
    <w:rsid w:val="00D61087"/>
    <w:rsid w:val="00D61943"/>
    <w:rsid w:val="00D632BC"/>
    <w:rsid w:val="00D643E1"/>
    <w:rsid w:val="00D648A3"/>
    <w:rsid w:val="00D65A2D"/>
    <w:rsid w:val="00D72689"/>
    <w:rsid w:val="00D73EE7"/>
    <w:rsid w:val="00D74457"/>
    <w:rsid w:val="00D74515"/>
    <w:rsid w:val="00D7462D"/>
    <w:rsid w:val="00D764B0"/>
    <w:rsid w:val="00D767D0"/>
    <w:rsid w:val="00D771F9"/>
    <w:rsid w:val="00D804EB"/>
    <w:rsid w:val="00D80867"/>
    <w:rsid w:val="00D80E93"/>
    <w:rsid w:val="00D8221F"/>
    <w:rsid w:val="00D82908"/>
    <w:rsid w:val="00D830D9"/>
    <w:rsid w:val="00D835CE"/>
    <w:rsid w:val="00D83891"/>
    <w:rsid w:val="00D84BD7"/>
    <w:rsid w:val="00D86DD8"/>
    <w:rsid w:val="00D86F13"/>
    <w:rsid w:val="00D86FE2"/>
    <w:rsid w:val="00D87C15"/>
    <w:rsid w:val="00D97802"/>
    <w:rsid w:val="00DA0747"/>
    <w:rsid w:val="00DA0B0E"/>
    <w:rsid w:val="00DA0B6C"/>
    <w:rsid w:val="00DA19A0"/>
    <w:rsid w:val="00DA2289"/>
    <w:rsid w:val="00DA3611"/>
    <w:rsid w:val="00DA49B7"/>
    <w:rsid w:val="00DA512F"/>
    <w:rsid w:val="00DA5C3A"/>
    <w:rsid w:val="00DA662C"/>
    <w:rsid w:val="00DA743B"/>
    <w:rsid w:val="00DB0B85"/>
    <w:rsid w:val="00DB1609"/>
    <w:rsid w:val="00DB1BC1"/>
    <w:rsid w:val="00DB3D6B"/>
    <w:rsid w:val="00DB58EA"/>
    <w:rsid w:val="00DB611B"/>
    <w:rsid w:val="00DB74A1"/>
    <w:rsid w:val="00DC0E10"/>
    <w:rsid w:val="00DC0F63"/>
    <w:rsid w:val="00DC2CA0"/>
    <w:rsid w:val="00DC408D"/>
    <w:rsid w:val="00DC5213"/>
    <w:rsid w:val="00DC5F1D"/>
    <w:rsid w:val="00DC729F"/>
    <w:rsid w:val="00DC76E5"/>
    <w:rsid w:val="00DD2149"/>
    <w:rsid w:val="00DD2BCD"/>
    <w:rsid w:val="00DD4230"/>
    <w:rsid w:val="00DD4608"/>
    <w:rsid w:val="00DD4BF4"/>
    <w:rsid w:val="00DD4FC5"/>
    <w:rsid w:val="00DD516F"/>
    <w:rsid w:val="00DD5852"/>
    <w:rsid w:val="00DE0C18"/>
    <w:rsid w:val="00DE107C"/>
    <w:rsid w:val="00DE26CC"/>
    <w:rsid w:val="00DE2F5C"/>
    <w:rsid w:val="00DE55D6"/>
    <w:rsid w:val="00DE5A33"/>
    <w:rsid w:val="00DE652D"/>
    <w:rsid w:val="00DE68F1"/>
    <w:rsid w:val="00DE7D14"/>
    <w:rsid w:val="00DF11C9"/>
    <w:rsid w:val="00DF2714"/>
    <w:rsid w:val="00DF32E1"/>
    <w:rsid w:val="00DF5EFE"/>
    <w:rsid w:val="00E06DFB"/>
    <w:rsid w:val="00E0757D"/>
    <w:rsid w:val="00E07C85"/>
    <w:rsid w:val="00E107EE"/>
    <w:rsid w:val="00E11AF7"/>
    <w:rsid w:val="00E13B0B"/>
    <w:rsid w:val="00E15813"/>
    <w:rsid w:val="00E15C75"/>
    <w:rsid w:val="00E15D32"/>
    <w:rsid w:val="00E160A1"/>
    <w:rsid w:val="00E1680A"/>
    <w:rsid w:val="00E16A88"/>
    <w:rsid w:val="00E16B1F"/>
    <w:rsid w:val="00E1713B"/>
    <w:rsid w:val="00E20B79"/>
    <w:rsid w:val="00E21E3E"/>
    <w:rsid w:val="00E23892"/>
    <w:rsid w:val="00E2575F"/>
    <w:rsid w:val="00E268B1"/>
    <w:rsid w:val="00E276A0"/>
    <w:rsid w:val="00E309FC"/>
    <w:rsid w:val="00E318B0"/>
    <w:rsid w:val="00E32A13"/>
    <w:rsid w:val="00E3354D"/>
    <w:rsid w:val="00E3356B"/>
    <w:rsid w:val="00E33779"/>
    <w:rsid w:val="00E3514C"/>
    <w:rsid w:val="00E4144E"/>
    <w:rsid w:val="00E41DE4"/>
    <w:rsid w:val="00E43840"/>
    <w:rsid w:val="00E43F33"/>
    <w:rsid w:val="00E44BF8"/>
    <w:rsid w:val="00E45594"/>
    <w:rsid w:val="00E45D27"/>
    <w:rsid w:val="00E46BAE"/>
    <w:rsid w:val="00E46C98"/>
    <w:rsid w:val="00E474E9"/>
    <w:rsid w:val="00E502CA"/>
    <w:rsid w:val="00E50A1F"/>
    <w:rsid w:val="00E51869"/>
    <w:rsid w:val="00E520AF"/>
    <w:rsid w:val="00E53045"/>
    <w:rsid w:val="00E53E6D"/>
    <w:rsid w:val="00E566A2"/>
    <w:rsid w:val="00E600F2"/>
    <w:rsid w:val="00E632B9"/>
    <w:rsid w:val="00E6419C"/>
    <w:rsid w:val="00E6589F"/>
    <w:rsid w:val="00E65D53"/>
    <w:rsid w:val="00E6651C"/>
    <w:rsid w:val="00E67199"/>
    <w:rsid w:val="00E7103F"/>
    <w:rsid w:val="00E71559"/>
    <w:rsid w:val="00E71F5B"/>
    <w:rsid w:val="00E7290D"/>
    <w:rsid w:val="00E73918"/>
    <w:rsid w:val="00E73BC4"/>
    <w:rsid w:val="00E745E4"/>
    <w:rsid w:val="00E74BB4"/>
    <w:rsid w:val="00E74BE8"/>
    <w:rsid w:val="00E75B42"/>
    <w:rsid w:val="00E76A6D"/>
    <w:rsid w:val="00E77BFC"/>
    <w:rsid w:val="00E8027B"/>
    <w:rsid w:val="00E8327B"/>
    <w:rsid w:val="00E8344F"/>
    <w:rsid w:val="00E836C9"/>
    <w:rsid w:val="00E844C1"/>
    <w:rsid w:val="00E84E9B"/>
    <w:rsid w:val="00E86B98"/>
    <w:rsid w:val="00E8760D"/>
    <w:rsid w:val="00E87768"/>
    <w:rsid w:val="00E90144"/>
    <w:rsid w:val="00E9045A"/>
    <w:rsid w:val="00E90573"/>
    <w:rsid w:val="00E91226"/>
    <w:rsid w:val="00E9223F"/>
    <w:rsid w:val="00E931FF"/>
    <w:rsid w:val="00E94E4D"/>
    <w:rsid w:val="00E969E5"/>
    <w:rsid w:val="00E97BBE"/>
    <w:rsid w:val="00E97D38"/>
    <w:rsid w:val="00EA127D"/>
    <w:rsid w:val="00EA2655"/>
    <w:rsid w:val="00EA3AAB"/>
    <w:rsid w:val="00EA414C"/>
    <w:rsid w:val="00EA5BA7"/>
    <w:rsid w:val="00EA789B"/>
    <w:rsid w:val="00EB2933"/>
    <w:rsid w:val="00EB2A7F"/>
    <w:rsid w:val="00EB2B19"/>
    <w:rsid w:val="00EB3A18"/>
    <w:rsid w:val="00EB4166"/>
    <w:rsid w:val="00EB4824"/>
    <w:rsid w:val="00EB4900"/>
    <w:rsid w:val="00EB5970"/>
    <w:rsid w:val="00EB5B73"/>
    <w:rsid w:val="00EB70E1"/>
    <w:rsid w:val="00EB78DB"/>
    <w:rsid w:val="00EB7B39"/>
    <w:rsid w:val="00EB7C97"/>
    <w:rsid w:val="00EC0E5D"/>
    <w:rsid w:val="00EC121F"/>
    <w:rsid w:val="00EC122B"/>
    <w:rsid w:val="00EC1B54"/>
    <w:rsid w:val="00EC20B4"/>
    <w:rsid w:val="00EC3174"/>
    <w:rsid w:val="00EC324E"/>
    <w:rsid w:val="00EC4B58"/>
    <w:rsid w:val="00EC602B"/>
    <w:rsid w:val="00ED020A"/>
    <w:rsid w:val="00ED145F"/>
    <w:rsid w:val="00ED2B8C"/>
    <w:rsid w:val="00ED2C4B"/>
    <w:rsid w:val="00ED2DEB"/>
    <w:rsid w:val="00ED5FE8"/>
    <w:rsid w:val="00ED61A8"/>
    <w:rsid w:val="00ED6581"/>
    <w:rsid w:val="00ED6CD6"/>
    <w:rsid w:val="00EE0256"/>
    <w:rsid w:val="00EE03D4"/>
    <w:rsid w:val="00EE36F9"/>
    <w:rsid w:val="00EE4BBC"/>
    <w:rsid w:val="00EE57CD"/>
    <w:rsid w:val="00EE586E"/>
    <w:rsid w:val="00EE60ED"/>
    <w:rsid w:val="00EE74FA"/>
    <w:rsid w:val="00EF066D"/>
    <w:rsid w:val="00EF0852"/>
    <w:rsid w:val="00EF2C3F"/>
    <w:rsid w:val="00EF2D4B"/>
    <w:rsid w:val="00EF2FE2"/>
    <w:rsid w:val="00EF3DB3"/>
    <w:rsid w:val="00EF46EA"/>
    <w:rsid w:val="00EF698D"/>
    <w:rsid w:val="00EF6D10"/>
    <w:rsid w:val="00F0096C"/>
    <w:rsid w:val="00F05AF5"/>
    <w:rsid w:val="00F0788D"/>
    <w:rsid w:val="00F10BEF"/>
    <w:rsid w:val="00F114E7"/>
    <w:rsid w:val="00F122D5"/>
    <w:rsid w:val="00F132DB"/>
    <w:rsid w:val="00F17881"/>
    <w:rsid w:val="00F17A82"/>
    <w:rsid w:val="00F23639"/>
    <w:rsid w:val="00F26322"/>
    <w:rsid w:val="00F26BA5"/>
    <w:rsid w:val="00F30840"/>
    <w:rsid w:val="00F3177E"/>
    <w:rsid w:val="00F323FF"/>
    <w:rsid w:val="00F36924"/>
    <w:rsid w:val="00F40750"/>
    <w:rsid w:val="00F41BFB"/>
    <w:rsid w:val="00F43682"/>
    <w:rsid w:val="00F4421F"/>
    <w:rsid w:val="00F44B13"/>
    <w:rsid w:val="00F45AA0"/>
    <w:rsid w:val="00F4649B"/>
    <w:rsid w:val="00F5131B"/>
    <w:rsid w:val="00F520B7"/>
    <w:rsid w:val="00F54540"/>
    <w:rsid w:val="00F55886"/>
    <w:rsid w:val="00F55A2F"/>
    <w:rsid w:val="00F55AA2"/>
    <w:rsid w:val="00F5745C"/>
    <w:rsid w:val="00F57666"/>
    <w:rsid w:val="00F620D2"/>
    <w:rsid w:val="00F62976"/>
    <w:rsid w:val="00F64F3A"/>
    <w:rsid w:val="00F65578"/>
    <w:rsid w:val="00F66555"/>
    <w:rsid w:val="00F66727"/>
    <w:rsid w:val="00F674CD"/>
    <w:rsid w:val="00F6777E"/>
    <w:rsid w:val="00F70E8C"/>
    <w:rsid w:val="00F71997"/>
    <w:rsid w:val="00F71B09"/>
    <w:rsid w:val="00F72296"/>
    <w:rsid w:val="00F7595B"/>
    <w:rsid w:val="00F7744C"/>
    <w:rsid w:val="00F80510"/>
    <w:rsid w:val="00F81648"/>
    <w:rsid w:val="00F81688"/>
    <w:rsid w:val="00F81FED"/>
    <w:rsid w:val="00F82B3C"/>
    <w:rsid w:val="00F82E88"/>
    <w:rsid w:val="00F82EAE"/>
    <w:rsid w:val="00F832A8"/>
    <w:rsid w:val="00F837C5"/>
    <w:rsid w:val="00F8500B"/>
    <w:rsid w:val="00F857D1"/>
    <w:rsid w:val="00F9042C"/>
    <w:rsid w:val="00F90697"/>
    <w:rsid w:val="00F91350"/>
    <w:rsid w:val="00F92889"/>
    <w:rsid w:val="00F93CD4"/>
    <w:rsid w:val="00F975E0"/>
    <w:rsid w:val="00F97B43"/>
    <w:rsid w:val="00FA06A3"/>
    <w:rsid w:val="00FA0BA4"/>
    <w:rsid w:val="00FA188F"/>
    <w:rsid w:val="00FA4625"/>
    <w:rsid w:val="00FA73F4"/>
    <w:rsid w:val="00FA7862"/>
    <w:rsid w:val="00FB1F78"/>
    <w:rsid w:val="00FB22E5"/>
    <w:rsid w:val="00FB2E4A"/>
    <w:rsid w:val="00FB4B0C"/>
    <w:rsid w:val="00FB5B71"/>
    <w:rsid w:val="00FB5E85"/>
    <w:rsid w:val="00FB72C6"/>
    <w:rsid w:val="00FC0C91"/>
    <w:rsid w:val="00FC1744"/>
    <w:rsid w:val="00FC3553"/>
    <w:rsid w:val="00FC35D6"/>
    <w:rsid w:val="00FC4B73"/>
    <w:rsid w:val="00FD017B"/>
    <w:rsid w:val="00FD0675"/>
    <w:rsid w:val="00FD3024"/>
    <w:rsid w:val="00FD3537"/>
    <w:rsid w:val="00FD3914"/>
    <w:rsid w:val="00FD6E4A"/>
    <w:rsid w:val="00FD7A26"/>
    <w:rsid w:val="00FD7B54"/>
    <w:rsid w:val="00FE1B62"/>
    <w:rsid w:val="00FE2AD5"/>
    <w:rsid w:val="00FE427D"/>
    <w:rsid w:val="00FE436B"/>
    <w:rsid w:val="00FE538B"/>
    <w:rsid w:val="00FF055F"/>
    <w:rsid w:val="00FF17DA"/>
    <w:rsid w:val="00FF1B85"/>
    <w:rsid w:val="00FF4074"/>
    <w:rsid w:val="00FF51D6"/>
    <w:rsid w:val="00FF663C"/>
    <w:rsid w:val="00FF6A3A"/>
    <w:rsid w:val="00FF6AAD"/>
    <w:rsid w:val="00FF6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FB9A88C"/>
  <w15:docId w15:val="{FC52FABC-CCBD-410E-B271-D394CDE54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11E3"/>
    <w:rPr>
      <w:sz w:val="24"/>
      <w:szCs w:val="24"/>
      <w:lang w:val="en-CA" w:eastAsia="en-CA"/>
    </w:rPr>
  </w:style>
  <w:style w:type="paragraph" w:styleId="Heading1">
    <w:name w:val="heading 1"/>
    <w:basedOn w:val="Normal"/>
    <w:next w:val="Normal"/>
    <w:link w:val="Heading1Char"/>
    <w:qFormat/>
    <w:rsid w:val="00472CF9"/>
    <w:pPr>
      <w:keepNext/>
      <w:numPr>
        <w:numId w:val="5"/>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C7513"/>
    <w:pPr>
      <w:keepNext/>
      <w:numPr>
        <w:ilvl w:val="1"/>
        <w:numId w:val="7"/>
      </w:numPr>
      <w:spacing w:before="240" w:after="60"/>
      <w:outlineLvl w:val="1"/>
    </w:pPr>
    <w:rPr>
      <w:rFonts w:asciiTheme="minorHAnsi" w:hAnsiTheme="minorHAnsi" w:cs="Arial"/>
      <w:b/>
      <w:bCs/>
      <w:iCs/>
    </w:rPr>
  </w:style>
  <w:style w:type="paragraph" w:styleId="Heading3">
    <w:name w:val="heading 3"/>
    <w:basedOn w:val="Normal"/>
    <w:next w:val="Normal"/>
    <w:link w:val="Heading3Char"/>
    <w:qFormat/>
    <w:rsid w:val="00472CF9"/>
    <w:pPr>
      <w:keepNext/>
      <w:numPr>
        <w:ilvl w:val="2"/>
        <w:numId w:val="5"/>
      </w:numPr>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4E4C9F"/>
    <w:pPr>
      <w:keepNext/>
      <w:keepLines/>
      <w:numPr>
        <w:ilvl w:val="3"/>
        <w:numId w:val="5"/>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8B031F"/>
    <w:pPr>
      <w:keepNext/>
      <w:keepLines/>
      <w:numPr>
        <w:ilvl w:val="4"/>
        <w:numId w:val="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8B031F"/>
    <w:pPr>
      <w:keepNext/>
      <w:keepLines/>
      <w:numPr>
        <w:ilvl w:val="5"/>
        <w:numId w:val="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8B031F"/>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8B031F"/>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8B031F"/>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9C2F89"/>
    <w:rPr>
      <w:color w:val="0000FF"/>
      <w:u w:val="single"/>
    </w:rPr>
  </w:style>
  <w:style w:type="paragraph" w:customStyle="1" w:styleId="Instructions">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 w:val="20"/>
      <w:szCs w:val="20"/>
      <w:lang w:eastAsia="en-US"/>
    </w:rPr>
  </w:style>
  <w:style w:type="paragraph" w:customStyle="1" w:styleId="MainTitle">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link w:val="TOC1Char"/>
    <w:autoRedefine/>
    <w:uiPriority w:val="39"/>
    <w:qFormat/>
    <w:rsid w:val="00F92889"/>
    <w:pPr>
      <w:tabs>
        <w:tab w:val="left" w:pos="720"/>
        <w:tab w:val="right" w:leader="dot" w:pos="8900"/>
      </w:tabs>
      <w:spacing w:before="120" w:after="120"/>
    </w:pPr>
    <w:rPr>
      <w:rFonts w:asciiTheme="minorHAnsi" w:hAnsiTheme="minorHAnsi"/>
      <w:b/>
      <w:bCs/>
      <w:caps/>
      <w:noProof/>
      <w:sz w:val="20"/>
      <w:szCs w:val="20"/>
    </w:rPr>
  </w:style>
  <w:style w:type="paragraph" w:styleId="TOC2">
    <w:name w:val="toc 2"/>
    <w:basedOn w:val="Normal"/>
    <w:next w:val="Normal"/>
    <w:autoRedefine/>
    <w:uiPriority w:val="39"/>
    <w:qFormat/>
    <w:rsid w:val="00F92889"/>
    <w:pPr>
      <w:tabs>
        <w:tab w:val="left" w:pos="720"/>
        <w:tab w:val="right" w:leader="dot" w:pos="8900"/>
      </w:tabs>
      <w:ind w:left="240"/>
    </w:pPr>
    <w:rPr>
      <w:rFonts w:ascii="Calibri" w:hAnsi="Calibri"/>
      <w:smallCaps/>
      <w:sz w:val="20"/>
      <w:szCs w:val="20"/>
    </w:rPr>
  </w:style>
  <w:style w:type="paragraph" w:styleId="TOC3">
    <w:name w:val="toc 3"/>
    <w:basedOn w:val="Normal"/>
    <w:next w:val="Normal"/>
    <w:autoRedefine/>
    <w:uiPriority w:val="39"/>
    <w:qFormat/>
    <w:rsid w:val="00071155"/>
    <w:pPr>
      <w:tabs>
        <w:tab w:val="left" w:pos="990"/>
        <w:tab w:val="right" w:leader="dot" w:pos="8630"/>
      </w:tabs>
      <w:ind w:left="240"/>
    </w:pPr>
    <w:rPr>
      <w:rFonts w:ascii="Calibri" w:hAnsi="Calibri"/>
      <w:i/>
      <w:iCs/>
      <w:sz w:val="20"/>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 w:val="20"/>
      <w:szCs w:val="20"/>
      <w:lang w:eastAsia="en-US"/>
    </w:rPr>
  </w:style>
  <w:style w:type="paragraph" w:styleId="Index1">
    <w:name w:val="index 1"/>
    <w:basedOn w:val="Normal"/>
    <w:next w:val="Normal"/>
    <w:autoRedefine/>
    <w:semiHidden/>
    <w:rsid w:val="006B52CF"/>
    <w:pPr>
      <w:ind w:left="240" w:hanging="240"/>
    </w:pPr>
  </w:style>
  <w:style w:type="paragraph" w:customStyle="1" w:styleId="TableText">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customStyle="1" w:styleId="TableHeading">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 w:val="20"/>
      <w:szCs w:val="20"/>
      <w:lang w:eastAsia="en-US"/>
    </w:rPr>
  </w:style>
  <w:style w:type="paragraph" w:styleId="Header">
    <w:name w:val="header"/>
    <w:basedOn w:val="Normal"/>
    <w:rsid w:val="00C14AEF"/>
    <w:pPr>
      <w:tabs>
        <w:tab w:val="center" w:pos="4320"/>
        <w:tab w:val="right" w:pos="8640"/>
      </w:tabs>
    </w:pPr>
  </w:style>
  <w:style w:type="paragraph" w:styleId="Footer">
    <w:name w:val="footer"/>
    <w:basedOn w:val="Normal"/>
    <w:link w:val="FooterChar"/>
    <w:rsid w:val="00C14AEF"/>
    <w:pPr>
      <w:tabs>
        <w:tab w:val="center" w:pos="4320"/>
        <w:tab w:val="right" w:pos="8640"/>
      </w:tabs>
    </w:pPr>
  </w:style>
  <w:style w:type="character" w:styleId="FollowedHyperlink">
    <w:name w:val="FollowedHyperlink"/>
    <w:rsid w:val="00145024"/>
    <w:rPr>
      <w:color w:val="800080"/>
      <w:u w:val="single"/>
    </w:rPr>
  </w:style>
  <w:style w:type="table" w:styleId="TableGrid">
    <w:name w:val="Table Grid"/>
    <w:basedOn w:val="TableNormal"/>
    <w:uiPriority w:val="39"/>
    <w:rsid w:val="00A5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1C3642"/>
    <w:pPr>
      <w:spacing w:after="120"/>
    </w:pPr>
    <w:rPr>
      <w:sz w:val="16"/>
      <w:szCs w:val="16"/>
    </w:rPr>
  </w:style>
  <w:style w:type="character" w:customStyle="1" w:styleId="InstructionsChar">
    <w:name w:val="Instructions Char"/>
    <w:link w:val="Instructions"/>
    <w:rsid w:val="00EA414C"/>
    <w:rPr>
      <w:rFonts w:ascii="Arial" w:hAnsi="Arial"/>
      <w:i/>
      <w:color w:val="FF0000"/>
      <w:lang w:val="en-CA" w:eastAsia="en-US" w:bidi="ar-SA"/>
    </w:rPr>
  </w:style>
  <w:style w:type="paragraph" w:customStyle="1" w:styleId="Char">
    <w:name w:val="Char"/>
    <w:basedOn w:val="Normal"/>
    <w:rsid w:val="00EF0852"/>
    <w:pPr>
      <w:spacing w:after="160" w:line="240" w:lineRule="exact"/>
    </w:pPr>
    <w:rPr>
      <w:rFonts w:ascii="Tahoma" w:hAnsi="Tahoma"/>
      <w:sz w:val="20"/>
      <w:szCs w:val="20"/>
      <w:lang w:val="en-US" w:eastAsia="en-US"/>
    </w:rPr>
  </w:style>
  <w:style w:type="paragraph" w:customStyle="1" w:styleId="SignatureBlock">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 w:val="20"/>
      <w:szCs w:val="20"/>
      <w:lang w:eastAsia="en-US"/>
    </w:rPr>
  </w:style>
  <w:style w:type="character" w:customStyle="1" w:styleId="FooterChar">
    <w:name w:val="Footer Char"/>
    <w:link w:val="Footer"/>
    <w:uiPriority w:val="99"/>
    <w:rsid w:val="00DD4608"/>
    <w:rPr>
      <w:sz w:val="24"/>
      <w:szCs w:val="24"/>
      <w:lang w:val="en-CA" w:eastAsia="en-CA"/>
    </w:rPr>
  </w:style>
  <w:style w:type="paragraph" w:customStyle="1" w:styleId="Textoejemplo">
    <w:name w:val="Texto ejemplo"/>
    <w:basedOn w:val="Normal"/>
    <w:rsid w:val="00110DA4"/>
    <w:pPr>
      <w:spacing w:before="200" w:after="200" w:line="360" w:lineRule="auto"/>
      <w:ind w:firstLine="709"/>
      <w:jc w:val="both"/>
    </w:pPr>
    <w:rPr>
      <w:rFonts w:eastAsia="Calibri"/>
      <w:i/>
      <w:iCs/>
      <w:lang w:val="en-US" w:eastAsia="es-ES"/>
    </w:rPr>
  </w:style>
  <w:style w:type="paragraph" w:styleId="BodyTextIndent2">
    <w:name w:val="Body Text Indent 2"/>
    <w:basedOn w:val="Normal"/>
    <w:link w:val="BodyTextIndent2Char"/>
    <w:rsid w:val="00560ACB"/>
    <w:pPr>
      <w:spacing w:after="120" w:line="480" w:lineRule="auto"/>
      <w:ind w:left="360"/>
    </w:pPr>
  </w:style>
  <w:style w:type="character" w:customStyle="1" w:styleId="BodyTextIndent2Char">
    <w:name w:val="Body Text Indent 2 Char"/>
    <w:basedOn w:val="DefaultParagraphFont"/>
    <w:link w:val="BodyTextIndent2"/>
    <w:rsid w:val="00560ACB"/>
    <w:rPr>
      <w:sz w:val="24"/>
      <w:szCs w:val="24"/>
      <w:lang w:val="en-CA" w:eastAsia="en-CA"/>
    </w:rPr>
  </w:style>
  <w:style w:type="paragraph" w:styleId="BalloonText">
    <w:name w:val="Balloon Text"/>
    <w:basedOn w:val="Normal"/>
    <w:link w:val="BalloonTextChar"/>
    <w:rsid w:val="0086779D"/>
    <w:rPr>
      <w:rFonts w:ascii="Tahoma" w:hAnsi="Tahoma" w:cs="Tahoma"/>
      <w:sz w:val="16"/>
      <w:szCs w:val="16"/>
    </w:rPr>
  </w:style>
  <w:style w:type="character" w:customStyle="1" w:styleId="BalloonTextChar">
    <w:name w:val="Balloon Text Char"/>
    <w:basedOn w:val="DefaultParagraphFont"/>
    <w:link w:val="BalloonText"/>
    <w:rsid w:val="0086779D"/>
    <w:rPr>
      <w:rFonts w:ascii="Tahoma" w:hAnsi="Tahoma" w:cs="Tahoma"/>
      <w:sz w:val="16"/>
      <w:szCs w:val="16"/>
      <w:lang w:val="en-CA" w:eastAsia="en-CA"/>
    </w:rPr>
  </w:style>
  <w:style w:type="paragraph" w:styleId="ListParagraph">
    <w:name w:val="List Paragraph"/>
    <w:aliases w:val="cS List Paragraph,Bullet 1,Use Case List Paragraph,b1,Bullet for no #'s,B1,POCG Table Text,BOLA,BOLADEF,Bolita,EY EPM - Lista,Guión,HOJA,Heading 1 bis,MIBEX B,Párrafo de asunto,Párrafo de lista1,Párrafo de lista21,Párrafo de lista211"/>
    <w:basedOn w:val="Normal"/>
    <w:link w:val="ListParagraphChar"/>
    <w:uiPriority w:val="34"/>
    <w:qFormat/>
    <w:rsid w:val="003E58BD"/>
    <w:pPr>
      <w:ind w:left="720"/>
      <w:contextualSpacing/>
    </w:pPr>
  </w:style>
  <w:style w:type="character" w:customStyle="1" w:styleId="apple-converted-space">
    <w:name w:val="apple-converted-space"/>
    <w:basedOn w:val="DefaultParagraphFont"/>
    <w:rsid w:val="006753A6"/>
  </w:style>
  <w:style w:type="character" w:customStyle="1" w:styleId="Heading2Char">
    <w:name w:val="Heading 2 Char"/>
    <w:basedOn w:val="DefaultParagraphFont"/>
    <w:link w:val="Heading2"/>
    <w:rsid w:val="006C7513"/>
    <w:rPr>
      <w:rFonts w:asciiTheme="minorHAnsi" w:hAnsiTheme="minorHAnsi" w:cs="Arial"/>
      <w:b/>
      <w:bCs/>
      <w:iCs/>
      <w:sz w:val="24"/>
      <w:szCs w:val="24"/>
      <w:lang w:val="en-CA" w:eastAsia="en-CA"/>
    </w:rPr>
  </w:style>
  <w:style w:type="character" w:styleId="CommentReference">
    <w:name w:val="annotation reference"/>
    <w:basedOn w:val="DefaultParagraphFont"/>
    <w:rsid w:val="00560513"/>
    <w:rPr>
      <w:sz w:val="16"/>
      <w:szCs w:val="16"/>
    </w:rPr>
  </w:style>
  <w:style w:type="paragraph" w:styleId="CommentText">
    <w:name w:val="annotation text"/>
    <w:basedOn w:val="Normal"/>
    <w:link w:val="CommentTextChar"/>
    <w:rsid w:val="00560513"/>
    <w:rPr>
      <w:sz w:val="20"/>
      <w:szCs w:val="20"/>
    </w:rPr>
  </w:style>
  <w:style w:type="character" w:customStyle="1" w:styleId="CommentTextChar">
    <w:name w:val="Comment Text Char"/>
    <w:basedOn w:val="DefaultParagraphFont"/>
    <w:link w:val="CommentText"/>
    <w:rsid w:val="00560513"/>
    <w:rPr>
      <w:lang w:val="en-CA" w:eastAsia="en-CA"/>
    </w:rPr>
  </w:style>
  <w:style w:type="paragraph" w:customStyle="1" w:styleId="Style1">
    <w:name w:val="Style1"/>
    <w:basedOn w:val="TOC1"/>
    <w:link w:val="Style1Char"/>
    <w:qFormat/>
    <w:rsid w:val="00B24604"/>
    <w:pPr>
      <w:tabs>
        <w:tab w:val="right" w:leader="dot" w:pos="8630"/>
      </w:tabs>
    </w:pPr>
    <w:rPr>
      <w:rFonts w:ascii="Calibri" w:hAnsi="Calibri"/>
    </w:rPr>
  </w:style>
  <w:style w:type="paragraph" w:customStyle="1" w:styleId="Style2">
    <w:name w:val="Style2"/>
    <w:basedOn w:val="Heading2"/>
    <w:link w:val="Style2Char"/>
    <w:qFormat/>
    <w:rsid w:val="00B24604"/>
    <w:pPr>
      <w:numPr>
        <w:numId w:val="1"/>
      </w:numPr>
    </w:pPr>
    <w:rPr>
      <w:rFonts w:ascii="Calibri" w:hAnsi="Calibri"/>
      <w:i/>
      <w:iCs w:val="0"/>
    </w:rPr>
  </w:style>
  <w:style w:type="character" w:customStyle="1" w:styleId="TOC1Char">
    <w:name w:val="TOC 1 Char"/>
    <w:basedOn w:val="DefaultParagraphFont"/>
    <w:link w:val="TOC1"/>
    <w:uiPriority w:val="39"/>
    <w:rsid w:val="00F92889"/>
    <w:rPr>
      <w:rFonts w:asciiTheme="minorHAnsi" w:hAnsiTheme="minorHAnsi"/>
      <w:b/>
      <w:bCs/>
      <w:caps/>
      <w:noProof/>
      <w:lang w:val="en-CA" w:eastAsia="en-CA"/>
    </w:rPr>
  </w:style>
  <w:style w:type="character" w:customStyle="1" w:styleId="Style1Char">
    <w:name w:val="Style1 Char"/>
    <w:basedOn w:val="TOC1Char"/>
    <w:link w:val="Style1"/>
    <w:rsid w:val="00B24604"/>
    <w:rPr>
      <w:rFonts w:ascii="Calibri" w:hAnsi="Calibri"/>
      <w:b/>
      <w:bCs/>
      <w:caps/>
      <w:noProof/>
      <w:lang w:val="en-CA" w:eastAsia="en-CA"/>
    </w:rPr>
  </w:style>
  <w:style w:type="paragraph" w:customStyle="1" w:styleId="Style3">
    <w:name w:val="Style3"/>
    <w:basedOn w:val="Heading1"/>
    <w:link w:val="Style3Char"/>
    <w:qFormat/>
    <w:rsid w:val="00B24604"/>
    <w:rPr>
      <w:rFonts w:ascii="Calibri" w:hAnsi="Calibri"/>
      <w:sz w:val="28"/>
    </w:rPr>
  </w:style>
  <w:style w:type="character" w:customStyle="1" w:styleId="Style2Char">
    <w:name w:val="Style2 Char"/>
    <w:basedOn w:val="Heading2Char"/>
    <w:link w:val="Style2"/>
    <w:rsid w:val="00B24604"/>
    <w:rPr>
      <w:rFonts w:ascii="Calibri" w:hAnsi="Calibri" w:cs="Arial"/>
      <w:b/>
      <w:bCs/>
      <w:i/>
      <w:iCs w:val="0"/>
      <w:sz w:val="24"/>
      <w:szCs w:val="24"/>
      <w:lang w:val="en-CA" w:eastAsia="en-CA"/>
    </w:rPr>
  </w:style>
  <w:style w:type="character" w:customStyle="1" w:styleId="Heading1Char">
    <w:name w:val="Heading 1 Char"/>
    <w:basedOn w:val="DefaultParagraphFont"/>
    <w:link w:val="Heading1"/>
    <w:rsid w:val="00B24604"/>
    <w:rPr>
      <w:rFonts w:ascii="Arial" w:hAnsi="Arial" w:cs="Arial"/>
      <w:b/>
      <w:bCs/>
      <w:kern w:val="32"/>
      <w:sz w:val="32"/>
      <w:szCs w:val="32"/>
      <w:lang w:val="en-CA" w:eastAsia="en-CA"/>
    </w:rPr>
  </w:style>
  <w:style w:type="character" w:customStyle="1" w:styleId="Style3Char">
    <w:name w:val="Style3 Char"/>
    <w:basedOn w:val="Heading1Char"/>
    <w:link w:val="Style3"/>
    <w:rsid w:val="00B24604"/>
    <w:rPr>
      <w:rFonts w:ascii="Calibri" w:hAnsi="Calibri" w:cs="Arial"/>
      <w:b/>
      <w:bCs/>
      <w:kern w:val="32"/>
      <w:sz w:val="28"/>
      <w:szCs w:val="32"/>
      <w:lang w:val="en-CA" w:eastAsia="en-CA"/>
    </w:rPr>
  </w:style>
  <w:style w:type="paragraph" w:customStyle="1" w:styleId="ExplanatoryText">
    <w:name w:val="Explanatory Text"/>
    <w:basedOn w:val="Normal"/>
    <w:rsid w:val="003D38E9"/>
    <w:rPr>
      <w:rFonts w:ascii="Helvetica" w:hAnsi="Helvetica" w:cs="Arial"/>
      <w:color w:val="0000FF"/>
      <w:sz w:val="18"/>
      <w:szCs w:val="20"/>
      <w:lang w:val="en-GB" w:eastAsia="en-US"/>
    </w:rPr>
  </w:style>
  <w:style w:type="character" w:customStyle="1" w:styleId="Heading4Char">
    <w:name w:val="Heading 4 Char"/>
    <w:basedOn w:val="DefaultParagraphFont"/>
    <w:link w:val="Heading4"/>
    <w:semiHidden/>
    <w:rsid w:val="004E4C9F"/>
    <w:rPr>
      <w:rFonts w:asciiTheme="majorHAnsi" w:eastAsiaTheme="majorEastAsia" w:hAnsiTheme="majorHAnsi" w:cstheme="majorBidi"/>
      <w:b/>
      <w:bCs/>
      <w:i/>
      <w:iCs/>
      <w:color w:val="4F81BD" w:themeColor="accent1"/>
      <w:sz w:val="24"/>
      <w:szCs w:val="24"/>
      <w:lang w:val="en-CA" w:eastAsia="en-CA"/>
    </w:rPr>
  </w:style>
  <w:style w:type="paragraph" w:customStyle="1" w:styleId="BodyText2">
    <w:name w:val="Body Text2"/>
    <w:basedOn w:val="BodyText"/>
    <w:rsid w:val="00034075"/>
    <w:pPr>
      <w:overflowPunct/>
      <w:autoSpaceDE/>
      <w:autoSpaceDN/>
      <w:adjustRightInd/>
      <w:spacing w:before="0" w:after="0"/>
      <w:ind w:left="360"/>
      <w:textAlignment w:val="auto"/>
    </w:pPr>
    <w:rPr>
      <w:szCs w:val="24"/>
      <w:lang w:val="en-US"/>
    </w:rPr>
  </w:style>
  <w:style w:type="paragraph" w:customStyle="1" w:styleId="TableHead">
    <w:name w:val="Table Head"/>
    <w:basedOn w:val="BodyText"/>
    <w:rsid w:val="00867FE9"/>
    <w:pPr>
      <w:keepNext/>
      <w:keepLines/>
      <w:overflowPunct/>
      <w:autoSpaceDE/>
      <w:autoSpaceDN/>
      <w:adjustRightInd/>
      <w:spacing w:before="40" w:after="40" w:line="240" w:lineRule="exact"/>
      <w:ind w:left="0"/>
      <w:jc w:val="center"/>
      <w:textAlignment w:val="auto"/>
    </w:pPr>
    <w:rPr>
      <w:b/>
      <w:i/>
      <w:sz w:val="22"/>
      <w:lang w:val="en-US"/>
    </w:rPr>
  </w:style>
  <w:style w:type="table" w:styleId="MediumShading1-Accent1">
    <w:name w:val="Medium Shading 1 Accent 1"/>
    <w:basedOn w:val="TableNormal"/>
    <w:uiPriority w:val="63"/>
    <w:rsid w:val="00867FE9"/>
    <w:rPr>
      <w:rFonts w:asciiTheme="minorHAnsi" w:eastAsiaTheme="minorHAnsi"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NormalWeb">
    <w:name w:val="Normal (Web)"/>
    <w:basedOn w:val="Normal"/>
    <w:uiPriority w:val="99"/>
    <w:rsid w:val="00114F62"/>
    <w:pPr>
      <w:spacing w:before="100" w:beforeAutospacing="1" w:after="100" w:afterAutospacing="1"/>
    </w:pPr>
    <w:rPr>
      <w:rFonts w:eastAsia="SimSun"/>
      <w:lang w:val="en-US" w:eastAsia="zh-CN"/>
    </w:rPr>
  </w:style>
  <w:style w:type="character" w:styleId="Strong">
    <w:name w:val="Strong"/>
    <w:basedOn w:val="DefaultParagraphFont"/>
    <w:uiPriority w:val="22"/>
    <w:qFormat/>
    <w:rsid w:val="00FF6A3A"/>
    <w:rPr>
      <w:b/>
      <w:bCs/>
    </w:rPr>
  </w:style>
  <w:style w:type="character" w:styleId="PlaceholderText">
    <w:name w:val="Placeholder Text"/>
    <w:basedOn w:val="DefaultParagraphFont"/>
    <w:uiPriority w:val="99"/>
    <w:semiHidden/>
    <w:rsid w:val="005C4A15"/>
    <w:rPr>
      <w:color w:val="808080"/>
    </w:rPr>
  </w:style>
  <w:style w:type="paragraph" w:customStyle="1" w:styleId="Comment">
    <w:name w:val="Comment"/>
    <w:basedOn w:val="Normal"/>
    <w:link w:val="CommentChar"/>
    <w:autoRedefine/>
    <w:rsid w:val="007E00AB"/>
    <w:pPr>
      <w:spacing w:after="120"/>
    </w:pPr>
    <w:rPr>
      <w:rFonts w:ascii="Calibri" w:hAnsi="Calibri" w:cs="Arial"/>
      <w:i/>
      <w:color w:val="0070C0"/>
      <w:sz w:val="20"/>
      <w:szCs w:val="20"/>
      <w:lang w:val="en-US" w:eastAsia="en-US"/>
    </w:rPr>
  </w:style>
  <w:style w:type="character" w:customStyle="1" w:styleId="CommentChar">
    <w:name w:val="Comment Char"/>
    <w:basedOn w:val="DefaultParagraphFont"/>
    <w:link w:val="Comment"/>
    <w:locked/>
    <w:rsid w:val="007E00AB"/>
    <w:rPr>
      <w:rFonts w:ascii="Calibri" w:hAnsi="Calibri" w:cs="Arial"/>
      <w:i/>
      <w:color w:val="0070C0"/>
    </w:rPr>
  </w:style>
  <w:style w:type="paragraph" w:styleId="Title">
    <w:name w:val="Title"/>
    <w:basedOn w:val="Normal"/>
    <w:next w:val="Normal"/>
    <w:link w:val="TitleChar"/>
    <w:uiPriority w:val="10"/>
    <w:qFormat/>
    <w:rsid w:val="00140F3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F3D"/>
    <w:rPr>
      <w:rFonts w:asciiTheme="majorHAnsi" w:eastAsiaTheme="majorEastAsia" w:hAnsiTheme="majorHAnsi" w:cstheme="majorBidi"/>
      <w:spacing w:val="-10"/>
      <w:kern w:val="28"/>
      <w:sz w:val="56"/>
      <w:szCs w:val="56"/>
      <w:lang w:val="en-CA" w:eastAsia="en-CA"/>
    </w:rPr>
  </w:style>
  <w:style w:type="paragraph" w:styleId="Subtitle">
    <w:name w:val="Subtitle"/>
    <w:basedOn w:val="Normal"/>
    <w:next w:val="Normal"/>
    <w:link w:val="SubtitleChar"/>
    <w:qFormat/>
    <w:rsid w:val="00F10BEF"/>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F10BEF"/>
    <w:rPr>
      <w:rFonts w:asciiTheme="minorHAnsi" w:eastAsiaTheme="minorEastAsia" w:hAnsiTheme="minorHAnsi" w:cstheme="minorBidi"/>
      <w:color w:val="5A5A5A" w:themeColor="text1" w:themeTint="A5"/>
      <w:spacing w:val="15"/>
      <w:sz w:val="22"/>
      <w:szCs w:val="22"/>
      <w:lang w:val="en-CA" w:eastAsia="en-CA"/>
    </w:rPr>
  </w:style>
  <w:style w:type="paragraph" w:styleId="TOCHeading">
    <w:name w:val="TOC Heading"/>
    <w:basedOn w:val="Heading1"/>
    <w:next w:val="Normal"/>
    <w:uiPriority w:val="39"/>
    <w:unhideWhenUsed/>
    <w:qFormat/>
    <w:rsid w:val="00743962"/>
    <w:pPr>
      <w:keepLines/>
      <w:spacing w:after="0" w:line="259" w:lineRule="auto"/>
      <w:outlineLvl w:val="9"/>
    </w:pPr>
    <w:rPr>
      <w:rFonts w:asciiTheme="majorHAnsi" w:eastAsiaTheme="majorEastAsia" w:hAnsiTheme="majorHAnsi" w:cstheme="majorBidi"/>
      <w:b w:val="0"/>
      <w:bCs w:val="0"/>
      <w:color w:val="365F91" w:themeColor="accent1" w:themeShade="BF"/>
      <w:kern w:val="0"/>
      <w:lang w:val="en-US" w:eastAsia="en-US"/>
    </w:rPr>
  </w:style>
  <w:style w:type="character" w:customStyle="1" w:styleId="Heading3Char">
    <w:name w:val="Heading 3 Char"/>
    <w:basedOn w:val="DefaultParagraphFont"/>
    <w:link w:val="Heading3"/>
    <w:rsid w:val="00B2186A"/>
    <w:rPr>
      <w:rFonts w:ascii="Arial" w:hAnsi="Arial" w:cs="Arial"/>
      <w:b/>
      <w:bCs/>
      <w:sz w:val="26"/>
      <w:szCs w:val="26"/>
      <w:lang w:val="en-CA" w:eastAsia="en-CA"/>
    </w:rPr>
  </w:style>
  <w:style w:type="character" w:customStyle="1" w:styleId="Heading5Char">
    <w:name w:val="Heading 5 Char"/>
    <w:basedOn w:val="DefaultParagraphFont"/>
    <w:link w:val="Heading5"/>
    <w:semiHidden/>
    <w:rsid w:val="008B031F"/>
    <w:rPr>
      <w:rFonts w:asciiTheme="majorHAnsi" w:eastAsiaTheme="majorEastAsia" w:hAnsiTheme="majorHAnsi" w:cstheme="majorBidi"/>
      <w:color w:val="365F91" w:themeColor="accent1" w:themeShade="BF"/>
      <w:sz w:val="24"/>
      <w:szCs w:val="24"/>
      <w:lang w:val="en-CA" w:eastAsia="en-CA"/>
    </w:rPr>
  </w:style>
  <w:style w:type="character" w:customStyle="1" w:styleId="Heading6Char">
    <w:name w:val="Heading 6 Char"/>
    <w:basedOn w:val="DefaultParagraphFont"/>
    <w:link w:val="Heading6"/>
    <w:semiHidden/>
    <w:rsid w:val="008B031F"/>
    <w:rPr>
      <w:rFonts w:asciiTheme="majorHAnsi" w:eastAsiaTheme="majorEastAsia" w:hAnsiTheme="majorHAnsi" w:cstheme="majorBidi"/>
      <w:color w:val="243F60" w:themeColor="accent1" w:themeShade="7F"/>
      <w:sz w:val="24"/>
      <w:szCs w:val="24"/>
      <w:lang w:val="en-CA" w:eastAsia="en-CA"/>
    </w:rPr>
  </w:style>
  <w:style w:type="character" w:customStyle="1" w:styleId="Heading7Char">
    <w:name w:val="Heading 7 Char"/>
    <w:basedOn w:val="DefaultParagraphFont"/>
    <w:link w:val="Heading7"/>
    <w:rsid w:val="008B031F"/>
    <w:rPr>
      <w:rFonts w:asciiTheme="majorHAnsi" w:eastAsiaTheme="majorEastAsia" w:hAnsiTheme="majorHAnsi" w:cstheme="majorBidi"/>
      <w:i/>
      <w:iCs/>
      <w:color w:val="243F60" w:themeColor="accent1" w:themeShade="7F"/>
      <w:sz w:val="24"/>
      <w:szCs w:val="24"/>
      <w:lang w:val="en-CA" w:eastAsia="en-CA"/>
    </w:rPr>
  </w:style>
  <w:style w:type="character" w:customStyle="1" w:styleId="Heading8Char">
    <w:name w:val="Heading 8 Char"/>
    <w:basedOn w:val="DefaultParagraphFont"/>
    <w:link w:val="Heading8"/>
    <w:rsid w:val="008B031F"/>
    <w:rPr>
      <w:rFonts w:asciiTheme="majorHAnsi" w:eastAsiaTheme="majorEastAsia" w:hAnsiTheme="majorHAnsi" w:cstheme="majorBidi"/>
      <w:color w:val="272727" w:themeColor="text1" w:themeTint="D8"/>
      <w:sz w:val="21"/>
      <w:szCs w:val="21"/>
      <w:lang w:val="en-CA" w:eastAsia="en-CA"/>
    </w:rPr>
  </w:style>
  <w:style w:type="character" w:customStyle="1" w:styleId="Heading9Char">
    <w:name w:val="Heading 9 Char"/>
    <w:basedOn w:val="DefaultParagraphFont"/>
    <w:link w:val="Heading9"/>
    <w:semiHidden/>
    <w:rsid w:val="008B031F"/>
    <w:rPr>
      <w:rFonts w:asciiTheme="majorHAnsi" w:eastAsiaTheme="majorEastAsia" w:hAnsiTheme="majorHAnsi" w:cstheme="majorBidi"/>
      <w:i/>
      <w:iCs/>
      <w:color w:val="272727" w:themeColor="text1" w:themeTint="D8"/>
      <w:sz w:val="21"/>
      <w:szCs w:val="21"/>
      <w:lang w:val="en-CA" w:eastAsia="en-CA"/>
    </w:rPr>
  </w:style>
  <w:style w:type="paragraph" w:customStyle="1" w:styleId="Appendix">
    <w:name w:val="Appendix"/>
    <w:basedOn w:val="Heading1"/>
    <w:link w:val="AppendixChar"/>
    <w:qFormat/>
    <w:rsid w:val="00C23634"/>
    <w:pPr>
      <w:numPr>
        <w:numId w:val="0"/>
      </w:numPr>
    </w:pPr>
    <w:rPr>
      <w:rFonts w:ascii="Calibri" w:hAnsi="Calibri"/>
      <w:bCs w:val="0"/>
      <w:sz w:val="28"/>
      <w:szCs w:val="22"/>
      <w:lang w:val="en-US"/>
    </w:rPr>
  </w:style>
  <w:style w:type="character" w:customStyle="1" w:styleId="AppendixChar">
    <w:name w:val="Appendix Char"/>
    <w:basedOn w:val="Heading1Char"/>
    <w:link w:val="Appendix"/>
    <w:rsid w:val="00C23634"/>
    <w:rPr>
      <w:rFonts w:ascii="Calibri" w:hAnsi="Calibri" w:cs="Arial"/>
      <w:b/>
      <w:bCs w:val="0"/>
      <w:kern w:val="32"/>
      <w:sz w:val="28"/>
      <w:szCs w:val="22"/>
      <w:lang w:val="en-CA" w:eastAsia="en-CA"/>
    </w:rPr>
  </w:style>
  <w:style w:type="paragraph" w:styleId="FootnoteText">
    <w:name w:val="footnote text"/>
    <w:basedOn w:val="Normal"/>
    <w:link w:val="FootnoteTextChar"/>
    <w:semiHidden/>
    <w:unhideWhenUsed/>
    <w:rsid w:val="009A27FD"/>
    <w:rPr>
      <w:sz w:val="20"/>
      <w:szCs w:val="20"/>
    </w:rPr>
  </w:style>
  <w:style w:type="character" w:customStyle="1" w:styleId="FootnoteTextChar">
    <w:name w:val="Footnote Text Char"/>
    <w:basedOn w:val="DefaultParagraphFont"/>
    <w:link w:val="FootnoteText"/>
    <w:semiHidden/>
    <w:rsid w:val="009A27FD"/>
    <w:rPr>
      <w:lang w:val="en-CA" w:eastAsia="en-CA"/>
    </w:rPr>
  </w:style>
  <w:style w:type="character" w:styleId="FootnoteReference">
    <w:name w:val="footnote reference"/>
    <w:basedOn w:val="DefaultParagraphFont"/>
    <w:semiHidden/>
    <w:unhideWhenUsed/>
    <w:rsid w:val="009A27FD"/>
    <w:rPr>
      <w:vertAlign w:val="superscript"/>
    </w:rPr>
  </w:style>
  <w:style w:type="paragraph" w:styleId="CommentSubject">
    <w:name w:val="annotation subject"/>
    <w:basedOn w:val="CommentText"/>
    <w:next w:val="CommentText"/>
    <w:link w:val="CommentSubjectChar"/>
    <w:semiHidden/>
    <w:unhideWhenUsed/>
    <w:rsid w:val="00A62107"/>
    <w:rPr>
      <w:b/>
      <w:bCs/>
    </w:rPr>
  </w:style>
  <w:style w:type="character" w:customStyle="1" w:styleId="CommentSubjectChar">
    <w:name w:val="Comment Subject Char"/>
    <w:basedOn w:val="CommentTextChar"/>
    <w:link w:val="CommentSubject"/>
    <w:semiHidden/>
    <w:rsid w:val="00A62107"/>
    <w:rPr>
      <w:b/>
      <w:bCs/>
      <w:lang w:val="en-CA" w:eastAsia="en-CA"/>
    </w:rPr>
  </w:style>
  <w:style w:type="paragraph" w:styleId="Revision">
    <w:name w:val="Revision"/>
    <w:hidden/>
    <w:uiPriority w:val="99"/>
    <w:semiHidden/>
    <w:rsid w:val="00555042"/>
    <w:rPr>
      <w:sz w:val="24"/>
      <w:szCs w:val="24"/>
      <w:lang w:val="en-CA" w:eastAsia="en-CA"/>
    </w:rPr>
  </w:style>
  <w:style w:type="paragraph" w:customStyle="1" w:styleId="ChartHeaderInformation">
    <w:name w:val="Chart Header Information"/>
    <w:basedOn w:val="Normal"/>
    <w:qFormat/>
    <w:rsid w:val="001E6483"/>
    <w:pPr>
      <w:framePr w:hSpace="180" w:wrap="around" w:vAnchor="page" w:hAnchor="margin" w:y="2266"/>
      <w:spacing w:before="120" w:after="120"/>
      <w:jc w:val="center"/>
    </w:pPr>
    <w:rPr>
      <w:rFonts w:ascii="Calibri Light" w:eastAsia="Calibri" w:hAnsi="Calibri Light"/>
      <w:b/>
      <w:color w:val="0066CC"/>
      <w:sz w:val="22"/>
      <w:szCs w:val="22"/>
      <w:lang w:val="en-US" w:eastAsia="en-US"/>
    </w:rPr>
  </w:style>
  <w:style w:type="paragraph" w:customStyle="1" w:styleId="ChartBodyCopy">
    <w:name w:val="Chart Body Copy"/>
    <w:basedOn w:val="Normal"/>
    <w:qFormat/>
    <w:rsid w:val="001E6483"/>
    <w:pPr>
      <w:spacing w:before="60" w:after="60" w:line="252" w:lineRule="auto"/>
    </w:pPr>
    <w:rPr>
      <w:rFonts w:ascii="Calibri" w:eastAsia="Calibri" w:hAnsi="Calibri"/>
      <w:color w:val="000000"/>
      <w:sz w:val="20"/>
      <w:szCs w:val="22"/>
      <w:lang w:val="en-US" w:eastAsia="en-US"/>
    </w:rPr>
  </w:style>
  <w:style w:type="paragraph" w:customStyle="1" w:styleId="TemplateInstructions">
    <w:name w:val="Template Instructions"/>
    <w:basedOn w:val="NoSpacing"/>
    <w:qFormat/>
    <w:rsid w:val="000A73A6"/>
    <w:pPr>
      <w:spacing w:before="120"/>
      <w:ind w:left="720" w:right="720"/>
    </w:pPr>
    <w:rPr>
      <w:rFonts w:ascii="Calibri Light" w:eastAsia="Calibri" w:hAnsi="Calibri Light" w:cs="Tw Cen MT"/>
      <w:i/>
      <w:color w:val="000000"/>
      <w:sz w:val="22"/>
      <w:szCs w:val="23"/>
      <w:lang w:val="en-US" w:eastAsia="en-US"/>
    </w:rPr>
  </w:style>
  <w:style w:type="paragraph" w:styleId="NoSpacing">
    <w:name w:val="No Spacing"/>
    <w:uiPriority w:val="1"/>
    <w:qFormat/>
    <w:rsid w:val="000A73A6"/>
    <w:rPr>
      <w:sz w:val="24"/>
      <w:szCs w:val="24"/>
      <w:lang w:val="en-CA" w:eastAsia="en-CA"/>
    </w:rPr>
  </w:style>
  <w:style w:type="character" w:customStyle="1" w:styleId="ListParagraphChar">
    <w:name w:val="List Paragraph Char"/>
    <w:aliases w:val="cS List Paragraph Char,Bullet 1 Char,Use Case List Paragraph Char,b1 Char,Bullet for no #'s Char,B1 Char,POCG Table Text Char,BOLA Char,BOLADEF Char,Bolita Char,EY EPM - Lista Char,Guión Char,HOJA Char,Heading 1 bis Char,MIBEX B Char"/>
    <w:basedOn w:val="DefaultParagraphFont"/>
    <w:link w:val="ListParagraph"/>
    <w:uiPriority w:val="34"/>
    <w:rsid w:val="006E57A9"/>
    <w:rPr>
      <w:sz w:val="24"/>
      <w:szCs w:val="24"/>
      <w:lang w:val="en-CA" w:eastAsia="en-CA"/>
    </w:rPr>
  </w:style>
  <w:style w:type="character" w:customStyle="1" w:styleId="InstructionChar">
    <w:name w:val="Instruction Char"/>
    <w:link w:val="Instruction"/>
    <w:locked/>
    <w:rsid w:val="008D29CE"/>
    <w:rPr>
      <w:rFonts w:ascii="Calibri" w:hAnsi="Calibri" w:cs="Arial"/>
      <w:i/>
      <w:color w:val="1F497D"/>
      <w:sz w:val="22"/>
      <w:szCs w:val="24"/>
      <w:lang w:val="en-CA"/>
    </w:rPr>
  </w:style>
  <w:style w:type="paragraph" w:customStyle="1" w:styleId="Instruction">
    <w:name w:val="Instruction"/>
    <w:basedOn w:val="Normal"/>
    <w:link w:val="InstructionChar"/>
    <w:rsid w:val="008D29CE"/>
    <w:pPr>
      <w:jc w:val="both"/>
    </w:pPr>
    <w:rPr>
      <w:rFonts w:ascii="Calibri" w:hAnsi="Calibri" w:cs="Arial"/>
      <w:i/>
      <w:color w:val="1F497D"/>
      <w:sz w:val="22"/>
      <w:lang w:eastAsia="en-US"/>
    </w:rPr>
  </w:style>
  <w:style w:type="character" w:styleId="PageNumber">
    <w:name w:val="page number"/>
    <w:basedOn w:val="DefaultParagraphFont"/>
    <w:rsid w:val="00E11AF7"/>
  </w:style>
  <w:style w:type="paragraph" w:customStyle="1" w:styleId="CBOX">
    <w:name w:val="CBOX"/>
    <w:basedOn w:val="Normal"/>
    <w:rsid w:val="00E11AF7"/>
    <w:pPr>
      <w:keepLines/>
      <w:tabs>
        <w:tab w:val="left" w:pos="432"/>
        <w:tab w:val="left" w:pos="864"/>
        <w:tab w:val="left" w:pos="1008"/>
      </w:tabs>
      <w:spacing w:before="60"/>
    </w:pPr>
    <w:rPr>
      <w:b/>
      <w:lang w:val="en-US" w:eastAsia="en-US"/>
    </w:rPr>
  </w:style>
  <w:style w:type="paragraph" w:customStyle="1" w:styleId="h">
    <w:name w:val="h"/>
    <w:basedOn w:val="Normal"/>
    <w:rsid w:val="00E11AF7"/>
    <w:rPr>
      <w:lang w:val="en-US" w:eastAsia="en-US"/>
    </w:rPr>
  </w:style>
  <w:style w:type="paragraph" w:customStyle="1" w:styleId="hd1">
    <w:name w:val="hd1"/>
    <w:basedOn w:val="Header"/>
    <w:next w:val="Normal"/>
    <w:rsid w:val="00E11AF7"/>
    <w:pPr>
      <w:spacing w:before="360" w:after="120"/>
    </w:pPr>
    <w:rPr>
      <w:b/>
      <w:sz w:val="28"/>
      <w:lang w:val="en-US" w:eastAsia="en-US"/>
    </w:rPr>
  </w:style>
  <w:style w:type="paragraph" w:styleId="Index2">
    <w:name w:val="index 2"/>
    <w:basedOn w:val="Normal"/>
    <w:next w:val="Normal"/>
    <w:autoRedefine/>
    <w:semiHidden/>
    <w:rsid w:val="00E11AF7"/>
    <w:pPr>
      <w:ind w:left="480" w:hanging="240"/>
    </w:pPr>
    <w:rPr>
      <w:sz w:val="18"/>
      <w:szCs w:val="18"/>
      <w:lang w:val="en-US" w:eastAsia="en-US"/>
    </w:rPr>
  </w:style>
  <w:style w:type="paragraph" w:styleId="Index3">
    <w:name w:val="index 3"/>
    <w:basedOn w:val="Normal"/>
    <w:next w:val="Normal"/>
    <w:autoRedefine/>
    <w:semiHidden/>
    <w:rsid w:val="00E11AF7"/>
    <w:pPr>
      <w:ind w:left="720" w:hanging="240"/>
    </w:pPr>
    <w:rPr>
      <w:sz w:val="18"/>
      <w:szCs w:val="18"/>
      <w:lang w:val="en-US" w:eastAsia="en-US"/>
    </w:rPr>
  </w:style>
  <w:style w:type="paragraph" w:styleId="Index4">
    <w:name w:val="index 4"/>
    <w:basedOn w:val="Normal"/>
    <w:next w:val="Normal"/>
    <w:autoRedefine/>
    <w:semiHidden/>
    <w:rsid w:val="00E11AF7"/>
    <w:pPr>
      <w:ind w:left="960" w:hanging="240"/>
    </w:pPr>
    <w:rPr>
      <w:sz w:val="18"/>
      <w:szCs w:val="18"/>
      <w:lang w:val="en-US" w:eastAsia="en-US"/>
    </w:rPr>
  </w:style>
  <w:style w:type="paragraph" w:styleId="Index5">
    <w:name w:val="index 5"/>
    <w:basedOn w:val="Normal"/>
    <w:next w:val="Normal"/>
    <w:autoRedefine/>
    <w:semiHidden/>
    <w:rsid w:val="00E11AF7"/>
    <w:pPr>
      <w:ind w:left="1200" w:hanging="240"/>
    </w:pPr>
    <w:rPr>
      <w:sz w:val="18"/>
      <w:szCs w:val="18"/>
      <w:lang w:val="en-US" w:eastAsia="en-US"/>
    </w:rPr>
  </w:style>
  <w:style w:type="paragraph" w:styleId="Index6">
    <w:name w:val="index 6"/>
    <w:basedOn w:val="Normal"/>
    <w:next w:val="Normal"/>
    <w:autoRedefine/>
    <w:semiHidden/>
    <w:rsid w:val="00E11AF7"/>
    <w:pPr>
      <w:ind w:left="1440" w:hanging="240"/>
    </w:pPr>
    <w:rPr>
      <w:sz w:val="18"/>
      <w:szCs w:val="18"/>
      <w:lang w:val="en-US" w:eastAsia="en-US"/>
    </w:rPr>
  </w:style>
  <w:style w:type="paragraph" w:styleId="Index7">
    <w:name w:val="index 7"/>
    <w:basedOn w:val="Normal"/>
    <w:next w:val="Normal"/>
    <w:autoRedefine/>
    <w:semiHidden/>
    <w:rsid w:val="00E11AF7"/>
    <w:pPr>
      <w:ind w:left="1680" w:hanging="240"/>
    </w:pPr>
    <w:rPr>
      <w:sz w:val="18"/>
      <w:szCs w:val="18"/>
      <w:lang w:val="en-US" w:eastAsia="en-US"/>
    </w:rPr>
  </w:style>
  <w:style w:type="paragraph" w:styleId="Index8">
    <w:name w:val="index 8"/>
    <w:basedOn w:val="Normal"/>
    <w:next w:val="Normal"/>
    <w:autoRedefine/>
    <w:semiHidden/>
    <w:rsid w:val="00E11AF7"/>
    <w:pPr>
      <w:ind w:left="1920" w:hanging="240"/>
    </w:pPr>
    <w:rPr>
      <w:sz w:val="18"/>
      <w:szCs w:val="18"/>
      <w:lang w:val="en-US" w:eastAsia="en-US"/>
    </w:rPr>
  </w:style>
  <w:style w:type="paragraph" w:styleId="Index9">
    <w:name w:val="index 9"/>
    <w:basedOn w:val="Normal"/>
    <w:next w:val="Normal"/>
    <w:autoRedefine/>
    <w:semiHidden/>
    <w:rsid w:val="00E11AF7"/>
    <w:pPr>
      <w:ind w:left="2160" w:hanging="240"/>
    </w:pPr>
    <w:rPr>
      <w:sz w:val="18"/>
      <w:szCs w:val="18"/>
      <w:lang w:val="en-US" w:eastAsia="en-US"/>
    </w:rPr>
  </w:style>
  <w:style w:type="paragraph" w:styleId="IndexHeading">
    <w:name w:val="index heading"/>
    <w:basedOn w:val="Normal"/>
    <w:next w:val="Index1"/>
    <w:semiHidden/>
    <w:rsid w:val="00E11AF7"/>
    <w:pPr>
      <w:pBdr>
        <w:top w:val="single" w:sz="12" w:space="0" w:color="auto"/>
      </w:pBdr>
      <w:spacing w:before="360" w:after="240"/>
    </w:pPr>
    <w:rPr>
      <w:b/>
      <w:bCs/>
      <w:i/>
      <w:iCs/>
      <w:sz w:val="26"/>
      <w:szCs w:val="26"/>
      <w:lang w:val="en-US" w:eastAsia="en-US"/>
    </w:rPr>
  </w:style>
  <w:style w:type="character" w:customStyle="1" w:styleId="aaheader1">
    <w:name w:val="aaheader1"/>
    <w:rsid w:val="00E11AF7"/>
    <w:rPr>
      <w:b/>
      <w:bCs/>
      <w:sz w:val="36"/>
      <w:szCs w:val="36"/>
    </w:rPr>
  </w:style>
  <w:style w:type="paragraph" w:customStyle="1" w:styleId="Body">
    <w:name w:val="Body"/>
    <w:basedOn w:val="Normal"/>
    <w:rsid w:val="00E11AF7"/>
    <w:pPr>
      <w:tabs>
        <w:tab w:val="left" w:pos="1440"/>
        <w:tab w:val="left" w:pos="3420"/>
      </w:tabs>
      <w:spacing w:after="60" w:line="220" w:lineRule="atLeast"/>
    </w:pPr>
    <w:rPr>
      <w:color w:val="000000"/>
      <w:lang w:val="en-US" w:eastAsia="en-US"/>
    </w:rPr>
  </w:style>
  <w:style w:type="character" w:customStyle="1" w:styleId="selectable-text">
    <w:name w:val="selectable-text"/>
    <w:basedOn w:val="DefaultParagraphFont"/>
    <w:rsid w:val="00E11AF7"/>
  </w:style>
  <w:style w:type="paragraph" w:customStyle="1" w:styleId="xelementtoproof">
    <w:name w:val="x_elementtoproof"/>
    <w:basedOn w:val="Normal"/>
    <w:rsid w:val="00E11AF7"/>
    <w:pPr>
      <w:spacing w:before="100" w:beforeAutospacing="1" w:after="100" w:afterAutospacing="1"/>
    </w:pPr>
    <w:rPr>
      <w:lang w:val="en-US" w:eastAsia="en-US"/>
    </w:rPr>
  </w:style>
  <w:style w:type="character" w:styleId="UnresolvedMention">
    <w:name w:val="Unresolved Mention"/>
    <w:basedOn w:val="DefaultParagraphFont"/>
    <w:uiPriority w:val="99"/>
    <w:semiHidden/>
    <w:unhideWhenUsed/>
    <w:rsid w:val="00E11AF7"/>
    <w:rPr>
      <w:color w:val="605E5C"/>
      <w:shd w:val="clear" w:color="auto" w:fill="E1DFDD"/>
    </w:rPr>
  </w:style>
  <w:style w:type="paragraph" w:customStyle="1" w:styleId="xmsonormal">
    <w:name w:val="x_msonormal"/>
    <w:basedOn w:val="Normal"/>
    <w:rsid w:val="00E11AF7"/>
    <w:pPr>
      <w:spacing w:before="100" w:beforeAutospacing="1" w:after="100" w:afterAutospacing="1"/>
    </w:pPr>
    <w:rPr>
      <w:lang w:val="en-US" w:eastAsia="en-US"/>
    </w:rPr>
  </w:style>
  <w:style w:type="character" w:customStyle="1" w:styleId="mark8kklmrc1o">
    <w:name w:val="mark8kklmrc1o"/>
    <w:basedOn w:val="DefaultParagraphFont"/>
    <w:rsid w:val="00E11A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5823">
      <w:bodyDiv w:val="1"/>
      <w:marLeft w:val="0"/>
      <w:marRight w:val="0"/>
      <w:marTop w:val="0"/>
      <w:marBottom w:val="0"/>
      <w:divBdr>
        <w:top w:val="none" w:sz="0" w:space="0" w:color="auto"/>
        <w:left w:val="none" w:sz="0" w:space="0" w:color="auto"/>
        <w:bottom w:val="none" w:sz="0" w:space="0" w:color="auto"/>
        <w:right w:val="none" w:sz="0" w:space="0" w:color="auto"/>
      </w:divBdr>
    </w:div>
    <w:div w:id="176892199">
      <w:bodyDiv w:val="1"/>
      <w:marLeft w:val="0"/>
      <w:marRight w:val="0"/>
      <w:marTop w:val="0"/>
      <w:marBottom w:val="0"/>
      <w:divBdr>
        <w:top w:val="none" w:sz="0" w:space="0" w:color="auto"/>
        <w:left w:val="none" w:sz="0" w:space="0" w:color="auto"/>
        <w:bottom w:val="none" w:sz="0" w:space="0" w:color="auto"/>
        <w:right w:val="none" w:sz="0" w:space="0" w:color="auto"/>
      </w:divBdr>
    </w:div>
    <w:div w:id="229311083">
      <w:bodyDiv w:val="1"/>
      <w:marLeft w:val="0"/>
      <w:marRight w:val="0"/>
      <w:marTop w:val="0"/>
      <w:marBottom w:val="0"/>
      <w:divBdr>
        <w:top w:val="none" w:sz="0" w:space="0" w:color="auto"/>
        <w:left w:val="none" w:sz="0" w:space="0" w:color="auto"/>
        <w:bottom w:val="none" w:sz="0" w:space="0" w:color="auto"/>
        <w:right w:val="none" w:sz="0" w:space="0" w:color="auto"/>
      </w:divBdr>
    </w:div>
    <w:div w:id="264390557">
      <w:bodyDiv w:val="1"/>
      <w:marLeft w:val="0"/>
      <w:marRight w:val="0"/>
      <w:marTop w:val="0"/>
      <w:marBottom w:val="0"/>
      <w:divBdr>
        <w:top w:val="none" w:sz="0" w:space="0" w:color="auto"/>
        <w:left w:val="none" w:sz="0" w:space="0" w:color="auto"/>
        <w:bottom w:val="none" w:sz="0" w:space="0" w:color="auto"/>
        <w:right w:val="none" w:sz="0" w:space="0" w:color="auto"/>
      </w:divBdr>
    </w:div>
    <w:div w:id="404452874">
      <w:bodyDiv w:val="1"/>
      <w:marLeft w:val="0"/>
      <w:marRight w:val="0"/>
      <w:marTop w:val="0"/>
      <w:marBottom w:val="0"/>
      <w:divBdr>
        <w:top w:val="none" w:sz="0" w:space="0" w:color="auto"/>
        <w:left w:val="none" w:sz="0" w:space="0" w:color="auto"/>
        <w:bottom w:val="none" w:sz="0" w:space="0" w:color="auto"/>
        <w:right w:val="none" w:sz="0" w:space="0" w:color="auto"/>
      </w:divBdr>
    </w:div>
    <w:div w:id="442192440">
      <w:bodyDiv w:val="1"/>
      <w:marLeft w:val="0"/>
      <w:marRight w:val="0"/>
      <w:marTop w:val="0"/>
      <w:marBottom w:val="0"/>
      <w:divBdr>
        <w:top w:val="none" w:sz="0" w:space="0" w:color="auto"/>
        <w:left w:val="none" w:sz="0" w:space="0" w:color="auto"/>
        <w:bottom w:val="none" w:sz="0" w:space="0" w:color="auto"/>
        <w:right w:val="none" w:sz="0" w:space="0" w:color="auto"/>
      </w:divBdr>
    </w:div>
    <w:div w:id="479929152">
      <w:bodyDiv w:val="1"/>
      <w:marLeft w:val="0"/>
      <w:marRight w:val="0"/>
      <w:marTop w:val="0"/>
      <w:marBottom w:val="0"/>
      <w:divBdr>
        <w:top w:val="none" w:sz="0" w:space="0" w:color="auto"/>
        <w:left w:val="none" w:sz="0" w:space="0" w:color="auto"/>
        <w:bottom w:val="none" w:sz="0" w:space="0" w:color="auto"/>
        <w:right w:val="none" w:sz="0" w:space="0" w:color="auto"/>
      </w:divBdr>
    </w:div>
    <w:div w:id="553471942">
      <w:bodyDiv w:val="1"/>
      <w:marLeft w:val="0"/>
      <w:marRight w:val="0"/>
      <w:marTop w:val="0"/>
      <w:marBottom w:val="0"/>
      <w:divBdr>
        <w:top w:val="none" w:sz="0" w:space="0" w:color="auto"/>
        <w:left w:val="none" w:sz="0" w:space="0" w:color="auto"/>
        <w:bottom w:val="none" w:sz="0" w:space="0" w:color="auto"/>
        <w:right w:val="none" w:sz="0" w:space="0" w:color="auto"/>
      </w:divBdr>
    </w:div>
    <w:div w:id="559487294">
      <w:bodyDiv w:val="1"/>
      <w:marLeft w:val="0"/>
      <w:marRight w:val="0"/>
      <w:marTop w:val="0"/>
      <w:marBottom w:val="0"/>
      <w:divBdr>
        <w:top w:val="none" w:sz="0" w:space="0" w:color="auto"/>
        <w:left w:val="none" w:sz="0" w:space="0" w:color="auto"/>
        <w:bottom w:val="none" w:sz="0" w:space="0" w:color="auto"/>
        <w:right w:val="none" w:sz="0" w:space="0" w:color="auto"/>
      </w:divBdr>
    </w:div>
    <w:div w:id="591164367">
      <w:bodyDiv w:val="1"/>
      <w:marLeft w:val="0"/>
      <w:marRight w:val="0"/>
      <w:marTop w:val="0"/>
      <w:marBottom w:val="0"/>
      <w:divBdr>
        <w:top w:val="none" w:sz="0" w:space="0" w:color="auto"/>
        <w:left w:val="none" w:sz="0" w:space="0" w:color="auto"/>
        <w:bottom w:val="none" w:sz="0" w:space="0" w:color="auto"/>
        <w:right w:val="none" w:sz="0" w:space="0" w:color="auto"/>
      </w:divBdr>
    </w:div>
    <w:div w:id="597180230">
      <w:bodyDiv w:val="1"/>
      <w:marLeft w:val="0"/>
      <w:marRight w:val="0"/>
      <w:marTop w:val="0"/>
      <w:marBottom w:val="0"/>
      <w:divBdr>
        <w:top w:val="none" w:sz="0" w:space="0" w:color="auto"/>
        <w:left w:val="none" w:sz="0" w:space="0" w:color="auto"/>
        <w:bottom w:val="none" w:sz="0" w:space="0" w:color="auto"/>
        <w:right w:val="none" w:sz="0" w:space="0" w:color="auto"/>
      </w:divBdr>
    </w:div>
    <w:div w:id="655260023">
      <w:bodyDiv w:val="1"/>
      <w:marLeft w:val="0"/>
      <w:marRight w:val="0"/>
      <w:marTop w:val="0"/>
      <w:marBottom w:val="0"/>
      <w:divBdr>
        <w:top w:val="none" w:sz="0" w:space="0" w:color="auto"/>
        <w:left w:val="none" w:sz="0" w:space="0" w:color="auto"/>
        <w:bottom w:val="none" w:sz="0" w:space="0" w:color="auto"/>
        <w:right w:val="none" w:sz="0" w:space="0" w:color="auto"/>
      </w:divBdr>
    </w:div>
    <w:div w:id="663048913">
      <w:bodyDiv w:val="1"/>
      <w:marLeft w:val="0"/>
      <w:marRight w:val="0"/>
      <w:marTop w:val="0"/>
      <w:marBottom w:val="0"/>
      <w:divBdr>
        <w:top w:val="none" w:sz="0" w:space="0" w:color="auto"/>
        <w:left w:val="none" w:sz="0" w:space="0" w:color="auto"/>
        <w:bottom w:val="none" w:sz="0" w:space="0" w:color="auto"/>
        <w:right w:val="none" w:sz="0" w:space="0" w:color="auto"/>
      </w:divBdr>
    </w:div>
    <w:div w:id="665667066">
      <w:bodyDiv w:val="1"/>
      <w:marLeft w:val="0"/>
      <w:marRight w:val="0"/>
      <w:marTop w:val="0"/>
      <w:marBottom w:val="0"/>
      <w:divBdr>
        <w:top w:val="none" w:sz="0" w:space="0" w:color="auto"/>
        <w:left w:val="none" w:sz="0" w:space="0" w:color="auto"/>
        <w:bottom w:val="none" w:sz="0" w:space="0" w:color="auto"/>
        <w:right w:val="none" w:sz="0" w:space="0" w:color="auto"/>
      </w:divBdr>
    </w:div>
    <w:div w:id="754939800">
      <w:bodyDiv w:val="1"/>
      <w:marLeft w:val="0"/>
      <w:marRight w:val="0"/>
      <w:marTop w:val="0"/>
      <w:marBottom w:val="0"/>
      <w:divBdr>
        <w:top w:val="none" w:sz="0" w:space="0" w:color="auto"/>
        <w:left w:val="none" w:sz="0" w:space="0" w:color="auto"/>
        <w:bottom w:val="none" w:sz="0" w:space="0" w:color="auto"/>
        <w:right w:val="none" w:sz="0" w:space="0" w:color="auto"/>
      </w:divBdr>
    </w:div>
    <w:div w:id="776753614">
      <w:bodyDiv w:val="1"/>
      <w:marLeft w:val="0"/>
      <w:marRight w:val="0"/>
      <w:marTop w:val="0"/>
      <w:marBottom w:val="0"/>
      <w:divBdr>
        <w:top w:val="none" w:sz="0" w:space="0" w:color="auto"/>
        <w:left w:val="none" w:sz="0" w:space="0" w:color="auto"/>
        <w:bottom w:val="none" w:sz="0" w:space="0" w:color="auto"/>
        <w:right w:val="none" w:sz="0" w:space="0" w:color="auto"/>
      </w:divBdr>
    </w:div>
    <w:div w:id="831676610">
      <w:bodyDiv w:val="1"/>
      <w:marLeft w:val="0"/>
      <w:marRight w:val="0"/>
      <w:marTop w:val="0"/>
      <w:marBottom w:val="0"/>
      <w:divBdr>
        <w:top w:val="none" w:sz="0" w:space="0" w:color="auto"/>
        <w:left w:val="none" w:sz="0" w:space="0" w:color="auto"/>
        <w:bottom w:val="none" w:sz="0" w:space="0" w:color="auto"/>
        <w:right w:val="none" w:sz="0" w:space="0" w:color="auto"/>
      </w:divBdr>
    </w:div>
    <w:div w:id="864909348">
      <w:bodyDiv w:val="1"/>
      <w:marLeft w:val="0"/>
      <w:marRight w:val="0"/>
      <w:marTop w:val="0"/>
      <w:marBottom w:val="0"/>
      <w:divBdr>
        <w:top w:val="none" w:sz="0" w:space="0" w:color="auto"/>
        <w:left w:val="none" w:sz="0" w:space="0" w:color="auto"/>
        <w:bottom w:val="none" w:sz="0" w:space="0" w:color="auto"/>
        <w:right w:val="none" w:sz="0" w:space="0" w:color="auto"/>
      </w:divBdr>
    </w:div>
    <w:div w:id="865220132">
      <w:bodyDiv w:val="1"/>
      <w:marLeft w:val="0"/>
      <w:marRight w:val="0"/>
      <w:marTop w:val="0"/>
      <w:marBottom w:val="0"/>
      <w:divBdr>
        <w:top w:val="none" w:sz="0" w:space="0" w:color="auto"/>
        <w:left w:val="none" w:sz="0" w:space="0" w:color="auto"/>
        <w:bottom w:val="none" w:sz="0" w:space="0" w:color="auto"/>
        <w:right w:val="none" w:sz="0" w:space="0" w:color="auto"/>
      </w:divBdr>
    </w:div>
    <w:div w:id="924385537">
      <w:bodyDiv w:val="1"/>
      <w:marLeft w:val="0"/>
      <w:marRight w:val="0"/>
      <w:marTop w:val="0"/>
      <w:marBottom w:val="0"/>
      <w:divBdr>
        <w:top w:val="none" w:sz="0" w:space="0" w:color="auto"/>
        <w:left w:val="none" w:sz="0" w:space="0" w:color="auto"/>
        <w:bottom w:val="none" w:sz="0" w:space="0" w:color="auto"/>
        <w:right w:val="none" w:sz="0" w:space="0" w:color="auto"/>
      </w:divBdr>
    </w:div>
    <w:div w:id="992442934">
      <w:bodyDiv w:val="1"/>
      <w:marLeft w:val="0"/>
      <w:marRight w:val="0"/>
      <w:marTop w:val="0"/>
      <w:marBottom w:val="0"/>
      <w:divBdr>
        <w:top w:val="none" w:sz="0" w:space="0" w:color="auto"/>
        <w:left w:val="none" w:sz="0" w:space="0" w:color="auto"/>
        <w:bottom w:val="none" w:sz="0" w:space="0" w:color="auto"/>
        <w:right w:val="none" w:sz="0" w:space="0" w:color="auto"/>
      </w:divBdr>
      <w:divsChild>
        <w:div w:id="347096960">
          <w:marLeft w:val="1166"/>
          <w:marRight w:val="0"/>
          <w:marTop w:val="0"/>
          <w:marBottom w:val="0"/>
          <w:divBdr>
            <w:top w:val="none" w:sz="0" w:space="0" w:color="auto"/>
            <w:left w:val="none" w:sz="0" w:space="0" w:color="auto"/>
            <w:bottom w:val="none" w:sz="0" w:space="0" w:color="auto"/>
            <w:right w:val="none" w:sz="0" w:space="0" w:color="auto"/>
          </w:divBdr>
        </w:div>
        <w:div w:id="641807545">
          <w:marLeft w:val="1166"/>
          <w:marRight w:val="0"/>
          <w:marTop w:val="0"/>
          <w:marBottom w:val="0"/>
          <w:divBdr>
            <w:top w:val="none" w:sz="0" w:space="0" w:color="auto"/>
            <w:left w:val="none" w:sz="0" w:space="0" w:color="auto"/>
            <w:bottom w:val="none" w:sz="0" w:space="0" w:color="auto"/>
            <w:right w:val="none" w:sz="0" w:space="0" w:color="auto"/>
          </w:divBdr>
        </w:div>
        <w:div w:id="850142627">
          <w:marLeft w:val="1166"/>
          <w:marRight w:val="0"/>
          <w:marTop w:val="0"/>
          <w:marBottom w:val="0"/>
          <w:divBdr>
            <w:top w:val="none" w:sz="0" w:space="0" w:color="auto"/>
            <w:left w:val="none" w:sz="0" w:space="0" w:color="auto"/>
            <w:bottom w:val="none" w:sz="0" w:space="0" w:color="auto"/>
            <w:right w:val="none" w:sz="0" w:space="0" w:color="auto"/>
          </w:divBdr>
        </w:div>
        <w:div w:id="1127504046">
          <w:marLeft w:val="1166"/>
          <w:marRight w:val="0"/>
          <w:marTop w:val="0"/>
          <w:marBottom w:val="0"/>
          <w:divBdr>
            <w:top w:val="none" w:sz="0" w:space="0" w:color="auto"/>
            <w:left w:val="none" w:sz="0" w:space="0" w:color="auto"/>
            <w:bottom w:val="none" w:sz="0" w:space="0" w:color="auto"/>
            <w:right w:val="none" w:sz="0" w:space="0" w:color="auto"/>
          </w:divBdr>
        </w:div>
      </w:divsChild>
    </w:div>
    <w:div w:id="1015184479">
      <w:bodyDiv w:val="1"/>
      <w:marLeft w:val="0"/>
      <w:marRight w:val="0"/>
      <w:marTop w:val="0"/>
      <w:marBottom w:val="0"/>
      <w:divBdr>
        <w:top w:val="none" w:sz="0" w:space="0" w:color="auto"/>
        <w:left w:val="none" w:sz="0" w:space="0" w:color="auto"/>
        <w:bottom w:val="none" w:sz="0" w:space="0" w:color="auto"/>
        <w:right w:val="none" w:sz="0" w:space="0" w:color="auto"/>
      </w:divBdr>
    </w:div>
    <w:div w:id="1060518139">
      <w:bodyDiv w:val="1"/>
      <w:marLeft w:val="0"/>
      <w:marRight w:val="0"/>
      <w:marTop w:val="0"/>
      <w:marBottom w:val="0"/>
      <w:divBdr>
        <w:top w:val="none" w:sz="0" w:space="0" w:color="auto"/>
        <w:left w:val="none" w:sz="0" w:space="0" w:color="auto"/>
        <w:bottom w:val="none" w:sz="0" w:space="0" w:color="auto"/>
        <w:right w:val="none" w:sz="0" w:space="0" w:color="auto"/>
      </w:divBdr>
    </w:div>
    <w:div w:id="1120606754">
      <w:bodyDiv w:val="1"/>
      <w:marLeft w:val="0"/>
      <w:marRight w:val="0"/>
      <w:marTop w:val="0"/>
      <w:marBottom w:val="0"/>
      <w:divBdr>
        <w:top w:val="none" w:sz="0" w:space="0" w:color="auto"/>
        <w:left w:val="none" w:sz="0" w:space="0" w:color="auto"/>
        <w:bottom w:val="none" w:sz="0" w:space="0" w:color="auto"/>
        <w:right w:val="none" w:sz="0" w:space="0" w:color="auto"/>
      </w:divBdr>
    </w:div>
    <w:div w:id="1156186658">
      <w:bodyDiv w:val="1"/>
      <w:marLeft w:val="0"/>
      <w:marRight w:val="0"/>
      <w:marTop w:val="0"/>
      <w:marBottom w:val="0"/>
      <w:divBdr>
        <w:top w:val="none" w:sz="0" w:space="0" w:color="auto"/>
        <w:left w:val="none" w:sz="0" w:space="0" w:color="auto"/>
        <w:bottom w:val="none" w:sz="0" w:space="0" w:color="auto"/>
        <w:right w:val="none" w:sz="0" w:space="0" w:color="auto"/>
      </w:divBdr>
    </w:div>
    <w:div w:id="1188133410">
      <w:bodyDiv w:val="1"/>
      <w:marLeft w:val="0"/>
      <w:marRight w:val="0"/>
      <w:marTop w:val="0"/>
      <w:marBottom w:val="0"/>
      <w:divBdr>
        <w:top w:val="none" w:sz="0" w:space="0" w:color="auto"/>
        <w:left w:val="none" w:sz="0" w:space="0" w:color="auto"/>
        <w:bottom w:val="none" w:sz="0" w:space="0" w:color="auto"/>
        <w:right w:val="none" w:sz="0" w:space="0" w:color="auto"/>
      </w:divBdr>
    </w:div>
    <w:div w:id="1295603341">
      <w:bodyDiv w:val="1"/>
      <w:marLeft w:val="0"/>
      <w:marRight w:val="0"/>
      <w:marTop w:val="0"/>
      <w:marBottom w:val="0"/>
      <w:divBdr>
        <w:top w:val="none" w:sz="0" w:space="0" w:color="auto"/>
        <w:left w:val="none" w:sz="0" w:space="0" w:color="auto"/>
        <w:bottom w:val="none" w:sz="0" w:space="0" w:color="auto"/>
        <w:right w:val="none" w:sz="0" w:space="0" w:color="auto"/>
      </w:divBdr>
      <w:divsChild>
        <w:div w:id="254168458">
          <w:marLeft w:val="0"/>
          <w:marRight w:val="0"/>
          <w:marTop w:val="0"/>
          <w:marBottom w:val="0"/>
          <w:divBdr>
            <w:top w:val="none" w:sz="0" w:space="0" w:color="auto"/>
            <w:left w:val="none" w:sz="0" w:space="0" w:color="auto"/>
            <w:bottom w:val="none" w:sz="0" w:space="0" w:color="auto"/>
            <w:right w:val="none" w:sz="0" w:space="0" w:color="auto"/>
          </w:divBdr>
          <w:divsChild>
            <w:div w:id="865867421">
              <w:marLeft w:val="0"/>
              <w:marRight w:val="0"/>
              <w:marTop w:val="0"/>
              <w:marBottom w:val="0"/>
              <w:divBdr>
                <w:top w:val="none" w:sz="0" w:space="0" w:color="auto"/>
                <w:left w:val="none" w:sz="0" w:space="0" w:color="auto"/>
                <w:bottom w:val="none" w:sz="0" w:space="0" w:color="auto"/>
                <w:right w:val="none" w:sz="0" w:space="0" w:color="auto"/>
              </w:divBdr>
              <w:divsChild>
                <w:div w:id="1686636255">
                  <w:marLeft w:val="0"/>
                  <w:marRight w:val="0"/>
                  <w:marTop w:val="0"/>
                  <w:marBottom w:val="0"/>
                  <w:divBdr>
                    <w:top w:val="none" w:sz="0" w:space="0" w:color="auto"/>
                    <w:left w:val="none" w:sz="0" w:space="0" w:color="auto"/>
                    <w:bottom w:val="none" w:sz="0" w:space="0" w:color="auto"/>
                    <w:right w:val="none" w:sz="0" w:space="0" w:color="auto"/>
                  </w:divBdr>
                  <w:divsChild>
                    <w:div w:id="135223922">
                      <w:marLeft w:val="0"/>
                      <w:marRight w:val="0"/>
                      <w:marTop w:val="0"/>
                      <w:marBottom w:val="0"/>
                      <w:divBdr>
                        <w:top w:val="none" w:sz="0" w:space="0" w:color="auto"/>
                        <w:left w:val="none" w:sz="0" w:space="0" w:color="auto"/>
                        <w:bottom w:val="none" w:sz="0" w:space="0" w:color="auto"/>
                        <w:right w:val="none" w:sz="0" w:space="0" w:color="auto"/>
                      </w:divBdr>
                      <w:divsChild>
                        <w:div w:id="1002006098">
                          <w:marLeft w:val="0"/>
                          <w:marRight w:val="0"/>
                          <w:marTop w:val="0"/>
                          <w:marBottom w:val="0"/>
                          <w:divBdr>
                            <w:top w:val="none" w:sz="0" w:space="0" w:color="auto"/>
                            <w:left w:val="none" w:sz="0" w:space="0" w:color="auto"/>
                            <w:bottom w:val="none" w:sz="0" w:space="0" w:color="auto"/>
                            <w:right w:val="none" w:sz="0" w:space="0" w:color="auto"/>
                          </w:divBdr>
                          <w:divsChild>
                            <w:div w:id="172753255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858893">
      <w:bodyDiv w:val="1"/>
      <w:marLeft w:val="0"/>
      <w:marRight w:val="0"/>
      <w:marTop w:val="0"/>
      <w:marBottom w:val="0"/>
      <w:divBdr>
        <w:top w:val="none" w:sz="0" w:space="0" w:color="auto"/>
        <w:left w:val="none" w:sz="0" w:space="0" w:color="auto"/>
        <w:bottom w:val="none" w:sz="0" w:space="0" w:color="auto"/>
        <w:right w:val="none" w:sz="0" w:space="0" w:color="auto"/>
      </w:divBdr>
    </w:div>
    <w:div w:id="1382365262">
      <w:bodyDiv w:val="1"/>
      <w:marLeft w:val="0"/>
      <w:marRight w:val="0"/>
      <w:marTop w:val="0"/>
      <w:marBottom w:val="0"/>
      <w:divBdr>
        <w:top w:val="none" w:sz="0" w:space="0" w:color="auto"/>
        <w:left w:val="none" w:sz="0" w:space="0" w:color="auto"/>
        <w:bottom w:val="none" w:sz="0" w:space="0" w:color="auto"/>
        <w:right w:val="none" w:sz="0" w:space="0" w:color="auto"/>
      </w:divBdr>
    </w:div>
    <w:div w:id="1406418302">
      <w:bodyDiv w:val="1"/>
      <w:marLeft w:val="0"/>
      <w:marRight w:val="0"/>
      <w:marTop w:val="0"/>
      <w:marBottom w:val="0"/>
      <w:divBdr>
        <w:top w:val="none" w:sz="0" w:space="0" w:color="auto"/>
        <w:left w:val="none" w:sz="0" w:space="0" w:color="auto"/>
        <w:bottom w:val="none" w:sz="0" w:space="0" w:color="auto"/>
        <w:right w:val="none" w:sz="0" w:space="0" w:color="auto"/>
      </w:divBdr>
    </w:div>
    <w:div w:id="1500998673">
      <w:bodyDiv w:val="1"/>
      <w:marLeft w:val="0"/>
      <w:marRight w:val="0"/>
      <w:marTop w:val="0"/>
      <w:marBottom w:val="0"/>
      <w:divBdr>
        <w:top w:val="none" w:sz="0" w:space="0" w:color="auto"/>
        <w:left w:val="none" w:sz="0" w:space="0" w:color="auto"/>
        <w:bottom w:val="none" w:sz="0" w:space="0" w:color="auto"/>
        <w:right w:val="none" w:sz="0" w:space="0" w:color="auto"/>
      </w:divBdr>
    </w:div>
    <w:div w:id="1543593680">
      <w:bodyDiv w:val="1"/>
      <w:marLeft w:val="0"/>
      <w:marRight w:val="0"/>
      <w:marTop w:val="0"/>
      <w:marBottom w:val="0"/>
      <w:divBdr>
        <w:top w:val="none" w:sz="0" w:space="0" w:color="auto"/>
        <w:left w:val="none" w:sz="0" w:space="0" w:color="auto"/>
        <w:bottom w:val="none" w:sz="0" w:space="0" w:color="auto"/>
        <w:right w:val="none" w:sz="0" w:space="0" w:color="auto"/>
      </w:divBdr>
    </w:div>
    <w:div w:id="1544098902">
      <w:bodyDiv w:val="1"/>
      <w:marLeft w:val="0"/>
      <w:marRight w:val="0"/>
      <w:marTop w:val="0"/>
      <w:marBottom w:val="0"/>
      <w:divBdr>
        <w:top w:val="none" w:sz="0" w:space="0" w:color="auto"/>
        <w:left w:val="none" w:sz="0" w:space="0" w:color="auto"/>
        <w:bottom w:val="none" w:sz="0" w:space="0" w:color="auto"/>
        <w:right w:val="none" w:sz="0" w:space="0" w:color="auto"/>
      </w:divBdr>
    </w:div>
    <w:div w:id="1589852392">
      <w:bodyDiv w:val="1"/>
      <w:marLeft w:val="0"/>
      <w:marRight w:val="0"/>
      <w:marTop w:val="0"/>
      <w:marBottom w:val="0"/>
      <w:divBdr>
        <w:top w:val="none" w:sz="0" w:space="0" w:color="auto"/>
        <w:left w:val="none" w:sz="0" w:space="0" w:color="auto"/>
        <w:bottom w:val="none" w:sz="0" w:space="0" w:color="auto"/>
        <w:right w:val="none" w:sz="0" w:space="0" w:color="auto"/>
      </w:divBdr>
    </w:div>
    <w:div w:id="1613704193">
      <w:bodyDiv w:val="1"/>
      <w:marLeft w:val="0"/>
      <w:marRight w:val="0"/>
      <w:marTop w:val="0"/>
      <w:marBottom w:val="0"/>
      <w:divBdr>
        <w:top w:val="none" w:sz="0" w:space="0" w:color="auto"/>
        <w:left w:val="none" w:sz="0" w:space="0" w:color="auto"/>
        <w:bottom w:val="none" w:sz="0" w:space="0" w:color="auto"/>
        <w:right w:val="none" w:sz="0" w:space="0" w:color="auto"/>
      </w:divBdr>
    </w:div>
    <w:div w:id="1615749284">
      <w:bodyDiv w:val="1"/>
      <w:marLeft w:val="0"/>
      <w:marRight w:val="0"/>
      <w:marTop w:val="0"/>
      <w:marBottom w:val="0"/>
      <w:divBdr>
        <w:top w:val="none" w:sz="0" w:space="0" w:color="auto"/>
        <w:left w:val="none" w:sz="0" w:space="0" w:color="auto"/>
        <w:bottom w:val="none" w:sz="0" w:space="0" w:color="auto"/>
        <w:right w:val="none" w:sz="0" w:space="0" w:color="auto"/>
      </w:divBdr>
    </w:div>
    <w:div w:id="1665546611">
      <w:bodyDiv w:val="1"/>
      <w:marLeft w:val="0"/>
      <w:marRight w:val="0"/>
      <w:marTop w:val="0"/>
      <w:marBottom w:val="0"/>
      <w:divBdr>
        <w:top w:val="none" w:sz="0" w:space="0" w:color="auto"/>
        <w:left w:val="none" w:sz="0" w:space="0" w:color="auto"/>
        <w:bottom w:val="none" w:sz="0" w:space="0" w:color="auto"/>
        <w:right w:val="none" w:sz="0" w:space="0" w:color="auto"/>
      </w:divBdr>
    </w:div>
    <w:div w:id="1682008480">
      <w:bodyDiv w:val="1"/>
      <w:marLeft w:val="0"/>
      <w:marRight w:val="0"/>
      <w:marTop w:val="0"/>
      <w:marBottom w:val="0"/>
      <w:divBdr>
        <w:top w:val="none" w:sz="0" w:space="0" w:color="auto"/>
        <w:left w:val="none" w:sz="0" w:space="0" w:color="auto"/>
        <w:bottom w:val="none" w:sz="0" w:space="0" w:color="auto"/>
        <w:right w:val="none" w:sz="0" w:space="0" w:color="auto"/>
      </w:divBdr>
    </w:div>
    <w:div w:id="1689135965">
      <w:bodyDiv w:val="1"/>
      <w:marLeft w:val="0"/>
      <w:marRight w:val="0"/>
      <w:marTop w:val="0"/>
      <w:marBottom w:val="0"/>
      <w:divBdr>
        <w:top w:val="none" w:sz="0" w:space="0" w:color="auto"/>
        <w:left w:val="none" w:sz="0" w:space="0" w:color="auto"/>
        <w:bottom w:val="none" w:sz="0" w:space="0" w:color="auto"/>
        <w:right w:val="none" w:sz="0" w:space="0" w:color="auto"/>
      </w:divBdr>
    </w:div>
    <w:div w:id="1701935317">
      <w:bodyDiv w:val="1"/>
      <w:marLeft w:val="0"/>
      <w:marRight w:val="0"/>
      <w:marTop w:val="0"/>
      <w:marBottom w:val="0"/>
      <w:divBdr>
        <w:top w:val="none" w:sz="0" w:space="0" w:color="auto"/>
        <w:left w:val="none" w:sz="0" w:space="0" w:color="auto"/>
        <w:bottom w:val="none" w:sz="0" w:space="0" w:color="auto"/>
        <w:right w:val="none" w:sz="0" w:space="0" w:color="auto"/>
      </w:divBdr>
    </w:div>
    <w:div w:id="1721631292">
      <w:bodyDiv w:val="1"/>
      <w:marLeft w:val="0"/>
      <w:marRight w:val="0"/>
      <w:marTop w:val="0"/>
      <w:marBottom w:val="0"/>
      <w:divBdr>
        <w:top w:val="none" w:sz="0" w:space="0" w:color="auto"/>
        <w:left w:val="none" w:sz="0" w:space="0" w:color="auto"/>
        <w:bottom w:val="none" w:sz="0" w:space="0" w:color="auto"/>
        <w:right w:val="none" w:sz="0" w:space="0" w:color="auto"/>
      </w:divBdr>
    </w:div>
    <w:div w:id="1771196037">
      <w:bodyDiv w:val="1"/>
      <w:marLeft w:val="0"/>
      <w:marRight w:val="0"/>
      <w:marTop w:val="0"/>
      <w:marBottom w:val="0"/>
      <w:divBdr>
        <w:top w:val="none" w:sz="0" w:space="0" w:color="auto"/>
        <w:left w:val="none" w:sz="0" w:space="0" w:color="auto"/>
        <w:bottom w:val="none" w:sz="0" w:space="0" w:color="auto"/>
        <w:right w:val="none" w:sz="0" w:space="0" w:color="auto"/>
      </w:divBdr>
    </w:div>
    <w:div w:id="1779567579">
      <w:bodyDiv w:val="1"/>
      <w:marLeft w:val="0"/>
      <w:marRight w:val="0"/>
      <w:marTop w:val="0"/>
      <w:marBottom w:val="0"/>
      <w:divBdr>
        <w:top w:val="none" w:sz="0" w:space="0" w:color="auto"/>
        <w:left w:val="none" w:sz="0" w:space="0" w:color="auto"/>
        <w:bottom w:val="none" w:sz="0" w:space="0" w:color="auto"/>
        <w:right w:val="none" w:sz="0" w:space="0" w:color="auto"/>
      </w:divBdr>
    </w:div>
    <w:div w:id="1835757175">
      <w:bodyDiv w:val="1"/>
      <w:marLeft w:val="0"/>
      <w:marRight w:val="0"/>
      <w:marTop w:val="0"/>
      <w:marBottom w:val="0"/>
      <w:divBdr>
        <w:top w:val="none" w:sz="0" w:space="0" w:color="auto"/>
        <w:left w:val="none" w:sz="0" w:space="0" w:color="auto"/>
        <w:bottom w:val="none" w:sz="0" w:space="0" w:color="auto"/>
        <w:right w:val="none" w:sz="0" w:space="0" w:color="auto"/>
      </w:divBdr>
    </w:div>
    <w:div w:id="2045254402">
      <w:bodyDiv w:val="1"/>
      <w:marLeft w:val="0"/>
      <w:marRight w:val="0"/>
      <w:marTop w:val="0"/>
      <w:marBottom w:val="0"/>
      <w:divBdr>
        <w:top w:val="none" w:sz="0" w:space="0" w:color="auto"/>
        <w:left w:val="none" w:sz="0" w:space="0" w:color="auto"/>
        <w:bottom w:val="none" w:sz="0" w:space="0" w:color="auto"/>
        <w:right w:val="none" w:sz="0" w:space="0" w:color="auto"/>
      </w:divBdr>
    </w:div>
    <w:div w:id="2053770063">
      <w:bodyDiv w:val="1"/>
      <w:marLeft w:val="0"/>
      <w:marRight w:val="0"/>
      <w:marTop w:val="0"/>
      <w:marBottom w:val="0"/>
      <w:divBdr>
        <w:top w:val="none" w:sz="0" w:space="0" w:color="auto"/>
        <w:left w:val="none" w:sz="0" w:space="0" w:color="auto"/>
        <w:bottom w:val="none" w:sz="0" w:space="0" w:color="auto"/>
        <w:right w:val="none" w:sz="0" w:space="0" w:color="auto"/>
      </w:divBdr>
    </w:div>
    <w:div w:id="2066566649">
      <w:bodyDiv w:val="1"/>
      <w:marLeft w:val="0"/>
      <w:marRight w:val="0"/>
      <w:marTop w:val="0"/>
      <w:marBottom w:val="0"/>
      <w:divBdr>
        <w:top w:val="none" w:sz="0" w:space="0" w:color="auto"/>
        <w:left w:val="none" w:sz="0" w:space="0" w:color="auto"/>
        <w:bottom w:val="none" w:sz="0" w:space="0" w:color="auto"/>
        <w:right w:val="none" w:sz="0" w:space="0" w:color="auto"/>
      </w:divBdr>
    </w:div>
    <w:div w:id="2079208255">
      <w:bodyDiv w:val="1"/>
      <w:marLeft w:val="0"/>
      <w:marRight w:val="0"/>
      <w:marTop w:val="0"/>
      <w:marBottom w:val="0"/>
      <w:divBdr>
        <w:top w:val="none" w:sz="0" w:space="0" w:color="auto"/>
        <w:left w:val="none" w:sz="0" w:space="0" w:color="auto"/>
        <w:bottom w:val="none" w:sz="0" w:space="0" w:color="auto"/>
        <w:right w:val="none" w:sz="0" w:space="0" w:color="auto"/>
      </w:divBdr>
    </w:div>
    <w:div w:id="2102991282">
      <w:bodyDiv w:val="1"/>
      <w:marLeft w:val="0"/>
      <w:marRight w:val="0"/>
      <w:marTop w:val="0"/>
      <w:marBottom w:val="0"/>
      <w:divBdr>
        <w:top w:val="none" w:sz="0" w:space="0" w:color="auto"/>
        <w:left w:val="none" w:sz="0" w:space="0" w:color="auto"/>
        <w:bottom w:val="none" w:sz="0" w:space="0" w:color="auto"/>
        <w:right w:val="none" w:sz="0" w:space="0" w:color="auto"/>
      </w:divBdr>
    </w:div>
    <w:div w:id="2136750412">
      <w:bodyDiv w:val="1"/>
      <w:marLeft w:val="0"/>
      <w:marRight w:val="0"/>
      <w:marTop w:val="0"/>
      <w:marBottom w:val="0"/>
      <w:divBdr>
        <w:top w:val="none" w:sz="0" w:space="0" w:color="auto"/>
        <w:left w:val="none" w:sz="0" w:space="0" w:color="auto"/>
        <w:bottom w:val="none" w:sz="0" w:space="0" w:color="auto"/>
        <w:right w:val="none" w:sz="0" w:space="0" w:color="auto"/>
      </w:divBdr>
      <w:divsChild>
        <w:div w:id="1403603189">
          <w:marLeft w:val="0"/>
          <w:marRight w:val="0"/>
          <w:marTop w:val="0"/>
          <w:marBottom w:val="0"/>
          <w:divBdr>
            <w:top w:val="none" w:sz="0" w:space="0" w:color="auto"/>
            <w:left w:val="none" w:sz="0" w:space="0" w:color="auto"/>
            <w:bottom w:val="none" w:sz="0" w:space="0" w:color="auto"/>
            <w:right w:val="none" w:sz="0" w:space="0" w:color="auto"/>
          </w:divBdr>
          <w:divsChild>
            <w:div w:id="535847024">
              <w:marLeft w:val="0"/>
              <w:marRight w:val="0"/>
              <w:marTop w:val="0"/>
              <w:marBottom w:val="0"/>
              <w:divBdr>
                <w:top w:val="none" w:sz="0" w:space="0" w:color="auto"/>
                <w:left w:val="none" w:sz="0" w:space="0" w:color="auto"/>
                <w:bottom w:val="none" w:sz="0" w:space="0" w:color="auto"/>
                <w:right w:val="none" w:sz="0" w:space="0" w:color="auto"/>
              </w:divBdr>
              <w:divsChild>
                <w:div w:id="641470165">
                  <w:marLeft w:val="0"/>
                  <w:marRight w:val="0"/>
                  <w:marTop w:val="0"/>
                  <w:marBottom w:val="0"/>
                  <w:divBdr>
                    <w:top w:val="none" w:sz="0" w:space="0" w:color="auto"/>
                    <w:left w:val="none" w:sz="0" w:space="0" w:color="auto"/>
                    <w:bottom w:val="none" w:sz="0" w:space="0" w:color="auto"/>
                    <w:right w:val="none" w:sz="0" w:space="0" w:color="auto"/>
                  </w:divBdr>
                  <w:divsChild>
                    <w:div w:id="1635870728">
                      <w:marLeft w:val="0"/>
                      <w:marRight w:val="0"/>
                      <w:marTop w:val="0"/>
                      <w:marBottom w:val="0"/>
                      <w:divBdr>
                        <w:top w:val="none" w:sz="0" w:space="0" w:color="auto"/>
                        <w:left w:val="none" w:sz="0" w:space="0" w:color="auto"/>
                        <w:bottom w:val="none" w:sz="0" w:space="0" w:color="auto"/>
                        <w:right w:val="none" w:sz="0" w:space="0" w:color="auto"/>
                      </w:divBdr>
                      <w:divsChild>
                        <w:div w:id="565846151">
                          <w:marLeft w:val="0"/>
                          <w:marRight w:val="0"/>
                          <w:marTop w:val="0"/>
                          <w:marBottom w:val="0"/>
                          <w:divBdr>
                            <w:top w:val="none" w:sz="0" w:space="0" w:color="auto"/>
                            <w:left w:val="none" w:sz="0" w:space="0" w:color="auto"/>
                            <w:bottom w:val="none" w:sz="0" w:space="0" w:color="auto"/>
                            <w:right w:val="none" w:sz="0" w:space="0" w:color="auto"/>
                          </w:divBdr>
                          <w:divsChild>
                            <w:div w:id="41255636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emf"/><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1.xml"/><Relationship Id="rId25"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emf"/><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husa.sharepoint.com/sites/pmo/Pages/OpsReadiness.aspx" TargetMode="External"/><Relationship Id="rId22" Type="http://schemas.openxmlformats.org/officeDocument/2006/relationships/image" Target="media/image4.png"/><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2234E8CDD744939121E65353675F71"/>
        <w:category>
          <w:name w:val="General"/>
          <w:gallery w:val="placeholder"/>
        </w:category>
        <w:types>
          <w:type w:val="bbPlcHdr"/>
        </w:types>
        <w:behaviors>
          <w:behavior w:val="content"/>
        </w:behaviors>
        <w:guid w:val="{3EFCF97A-EC7D-44D4-97FD-A965EC630AB2}"/>
      </w:docPartPr>
      <w:docPartBody>
        <w:p w:rsidR="005D47CE" w:rsidRDefault="005D47CE">
          <w:r w:rsidRPr="00534367">
            <w:rPr>
              <w:rStyle w:val="PlaceholderText"/>
            </w:rPr>
            <w:t>[Title]</w:t>
          </w:r>
        </w:p>
      </w:docPartBody>
    </w:docPart>
    <w:docPart>
      <w:docPartPr>
        <w:name w:val="0AE4BF84B52C4DA697C75077DB1E02FA"/>
        <w:category>
          <w:name w:val="General"/>
          <w:gallery w:val="placeholder"/>
        </w:category>
        <w:types>
          <w:type w:val="bbPlcHdr"/>
        </w:types>
        <w:behaviors>
          <w:behavior w:val="content"/>
        </w:behaviors>
        <w:guid w:val="{077CA590-4C3C-4579-BF19-55E862730248}"/>
      </w:docPartPr>
      <w:docPartBody>
        <w:p w:rsidR="0091342A" w:rsidRDefault="0091342A">
          <w:r w:rsidRPr="00EA1A11">
            <w:rPr>
              <w:rStyle w:val="PlaceholderText"/>
            </w:rPr>
            <w:t>[Title]</w:t>
          </w:r>
        </w:p>
      </w:docPartBody>
    </w:docPart>
    <w:docPart>
      <w:docPartPr>
        <w:name w:val="09905E85C94F411EA6D8549ABBBBF4D4"/>
        <w:category>
          <w:name w:val="General"/>
          <w:gallery w:val="placeholder"/>
        </w:category>
        <w:types>
          <w:type w:val="bbPlcHdr"/>
        </w:types>
        <w:behaviors>
          <w:behavior w:val="content"/>
        </w:behaviors>
        <w:guid w:val="{15A8CD53-1619-43B2-92F8-74BC2B9DFB34}"/>
      </w:docPartPr>
      <w:docPartBody>
        <w:p w:rsidR="00F63C9F" w:rsidRDefault="006A113A" w:rsidP="006A113A">
          <w:pPr>
            <w:pStyle w:val="09905E85C94F411EA6D8549ABBBBF4D4"/>
          </w:pPr>
          <w:r w:rsidRPr="001834A1">
            <w:rPr>
              <w:rStyle w:val="PlaceholderText"/>
            </w:rPr>
            <w:t>[Version]</w:t>
          </w:r>
        </w:p>
      </w:docPartBody>
    </w:docPart>
    <w:docPart>
      <w:docPartPr>
        <w:name w:val="8F9E63760E494EAA81ADC4E66716BAB1"/>
        <w:category>
          <w:name w:val="General"/>
          <w:gallery w:val="placeholder"/>
        </w:category>
        <w:types>
          <w:type w:val="bbPlcHdr"/>
        </w:types>
        <w:behaviors>
          <w:behavior w:val="content"/>
        </w:behaviors>
        <w:guid w:val="{136D9434-3D89-47A9-89E5-6F9CFEB270C9}"/>
      </w:docPartPr>
      <w:docPartBody>
        <w:p w:rsidR="007E750D" w:rsidRDefault="007E750D" w:rsidP="007E750D">
          <w:pPr>
            <w:pStyle w:val="8F9E63760E494EAA81ADC4E66716BAB1"/>
          </w:pPr>
          <w:r w:rsidRPr="006B4EA8">
            <w:rPr>
              <w:rStyle w:val="PlaceholderText"/>
            </w:rPr>
            <w:t>Choose an item.</w:t>
          </w:r>
        </w:p>
      </w:docPartBody>
    </w:docPart>
    <w:docPart>
      <w:docPartPr>
        <w:name w:val="C5D6F374948C4203B48F40C47F1691DA"/>
        <w:category>
          <w:name w:val="General"/>
          <w:gallery w:val="placeholder"/>
        </w:category>
        <w:types>
          <w:type w:val="bbPlcHdr"/>
        </w:types>
        <w:behaviors>
          <w:behavior w:val="content"/>
        </w:behaviors>
        <w:guid w:val="{785F304C-405F-4D09-B889-CC790E2FAE81}"/>
      </w:docPartPr>
      <w:docPartBody>
        <w:p w:rsidR="0067066A" w:rsidRDefault="00720B2B" w:rsidP="00720B2B">
          <w:pPr>
            <w:pStyle w:val="C5D6F374948C4203B48F40C47F1691DA"/>
          </w:pPr>
          <w:r w:rsidRPr="006B4EA8">
            <w:rPr>
              <w:rStyle w:val="PlaceholderText"/>
            </w:rPr>
            <w:t>Choose an item.</w:t>
          </w:r>
        </w:p>
      </w:docPartBody>
    </w:docPart>
    <w:docPart>
      <w:docPartPr>
        <w:name w:val="3CC5E0E1A5C94A47AEF246C201E1079A"/>
        <w:category>
          <w:name w:val="General"/>
          <w:gallery w:val="placeholder"/>
        </w:category>
        <w:types>
          <w:type w:val="bbPlcHdr"/>
        </w:types>
        <w:behaviors>
          <w:behavior w:val="content"/>
        </w:behaviors>
        <w:guid w:val="{41D5ED75-DA1A-4014-9806-64277140F520}"/>
      </w:docPartPr>
      <w:docPartBody>
        <w:p w:rsidR="0067066A" w:rsidRDefault="00720B2B" w:rsidP="00720B2B">
          <w:pPr>
            <w:pStyle w:val="3CC5E0E1A5C94A47AEF246C201E1079A"/>
          </w:pPr>
          <w:r w:rsidRPr="006B4EA8">
            <w:rPr>
              <w:rStyle w:val="PlaceholderText"/>
            </w:rPr>
            <w:t>Choose an item.</w:t>
          </w:r>
        </w:p>
      </w:docPartBody>
    </w:docPart>
    <w:docPart>
      <w:docPartPr>
        <w:name w:val="B16EBCD1A5E449A9A08F703E58B3C399"/>
        <w:category>
          <w:name w:val="General"/>
          <w:gallery w:val="placeholder"/>
        </w:category>
        <w:types>
          <w:type w:val="bbPlcHdr"/>
        </w:types>
        <w:behaviors>
          <w:behavior w:val="content"/>
        </w:behaviors>
        <w:guid w:val="{BB3C4972-1C2A-4D57-AD8A-8A5ADA10D6CB}"/>
      </w:docPartPr>
      <w:docPartBody>
        <w:p w:rsidR="0067066A" w:rsidRDefault="00720B2B" w:rsidP="00720B2B">
          <w:pPr>
            <w:pStyle w:val="B16EBCD1A5E449A9A08F703E58B3C399"/>
          </w:pPr>
          <w:r w:rsidRPr="006B4EA8">
            <w:rPr>
              <w:rStyle w:val="PlaceholderText"/>
            </w:rPr>
            <w:t>Choose an item.</w:t>
          </w:r>
        </w:p>
      </w:docPartBody>
    </w:docPart>
    <w:docPart>
      <w:docPartPr>
        <w:name w:val="B0EBCCA97C864D29A21EC5A192B73639"/>
        <w:category>
          <w:name w:val="General"/>
          <w:gallery w:val="placeholder"/>
        </w:category>
        <w:types>
          <w:type w:val="bbPlcHdr"/>
        </w:types>
        <w:behaviors>
          <w:behavior w:val="content"/>
        </w:behaviors>
        <w:guid w:val="{4C9E7F56-4AF5-4082-AFB4-9FC892EB97F4}"/>
      </w:docPartPr>
      <w:docPartBody>
        <w:p w:rsidR="00E6754B" w:rsidRDefault="00E6754B" w:rsidP="00E6754B">
          <w:pPr>
            <w:pStyle w:val="B0EBCCA97C864D29A21EC5A192B73639"/>
          </w:pPr>
          <w:r w:rsidRPr="006B4EA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47CE"/>
    <w:rsid w:val="00067244"/>
    <w:rsid w:val="000B38CC"/>
    <w:rsid w:val="000D3A38"/>
    <w:rsid w:val="00113C07"/>
    <w:rsid w:val="00183008"/>
    <w:rsid w:val="00184DAF"/>
    <w:rsid w:val="001A55F5"/>
    <w:rsid w:val="001B4F96"/>
    <w:rsid w:val="001D5558"/>
    <w:rsid w:val="00204146"/>
    <w:rsid w:val="00245D7E"/>
    <w:rsid w:val="002E6EFD"/>
    <w:rsid w:val="00334E4D"/>
    <w:rsid w:val="0034340F"/>
    <w:rsid w:val="003B3ABC"/>
    <w:rsid w:val="003C00BA"/>
    <w:rsid w:val="003D2656"/>
    <w:rsid w:val="003E18CC"/>
    <w:rsid w:val="003F174D"/>
    <w:rsid w:val="003F5D00"/>
    <w:rsid w:val="0044476D"/>
    <w:rsid w:val="0044669D"/>
    <w:rsid w:val="0046480D"/>
    <w:rsid w:val="004D6DD8"/>
    <w:rsid w:val="00517043"/>
    <w:rsid w:val="005426B3"/>
    <w:rsid w:val="00581CFE"/>
    <w:rsid w:val="005A5647"/>
    <w:rsid w:val="005C1415"/>
    <w:rsid w:val="005D0B9E"/>
    <w:rsid w:val="005D47CE"/>
    <w:rsid w:val="005F32C6"/>
    <w:rsid w:val="00614482"/>
    <w:rsid w:val="0067066A"/>
    <w:rsid w:val="0068299D"/>
    <w:rsid w:val="00694219"/>
    <w:rsid w:val="006A113A"/>
    <w:rsid w:val="006C5047"/>
    <w:rsid w:val="006D4B64"/>
    <w:rsid w:val="00720B2B"/>
    <w:rsid w:val="00727B12"/>
    <w:rsid w:val="007A7C11"/>
    <w:rsid w:val="007B2F2F"/>
    <w:rsid w:val="007E750D"/>
    <w:rsid w:val="00813395"/>
    <w:rsid w:val="00833A31"/>
    <w:rsid w:val="00851588"/>
    <w:rsid w:val="008B28A0"/>
    <w:rsid w:val="008C5953"/>
    <w:rsid w:val="008F15EB"/>
    <w:rsid w:val="009054D2"/>
    <w:rsid w:val="0091342A"/>
    <w:rsid w:val="00916ABF"/>
    <w:rsid w:val="00927BC5"/>
    <w:rsid w:val="009466CE"/>
    <w:rsid w:val="009674CE"/>
    <w:rsid w:val="00981D95"/>
    <w:rsid w:val="009826CA"/>
    <w:rsid w:val="00990A37"/>
    <w:rsid w:val="009C4301"/>
    <w:rsid w:val="009D626D"/>
    <w:rsid w:val="009F1AD1"/>
    <w:rsid w:val="009F725C"/>
    <w:rsid w:val="00A24B5E"/>
    <w:rsid w:val="00A32F53"/>
    <w:rsid w:val="00B41260"/>
    <w:rsid w:val="00B52662"/>
    <w:rsid w:val="00BB49C5"/>
    <w:rsid w:val="00BC70A1"/>
    <w:rsid w:val="00BE50E0"/>
    <w:rsid w:val="00C31083"/>
    <w:rsid w:val="00D033E6"/>
    <w:rsid w:val="00D153DA"/>
    <w:rsid w:val="00D27618"/>
    <w:rsid w:val="00D40D63"/>
    <w:rsid w:val="00DE652D"/>
    <w:rsid w:val="00E0757D"/>
    <w:rsid w:val="00E268B1"/>
    <w:rsid w:val="00E31DB6"/>
    <w:rsid w:val="00E63DAC"/>
    <w:rsid w:val="00E65C66"/>
    <w:rsid w:val="00E6754B"/>
    <w:rsid w:val="00E90A47"/>
    <w:rsid w:val="00E97D38"/>
    <w:rsid w:val="00EC6974"/>
    <w:rsid w:val="00ED572F"/>
    <w:rsid w:val="00EF2FE2"/>
    <w:rsid w:val="00F61600"/>
    <w:rsid w:val="00F63C9F"/>
    <w:rsid w:val="00F66555"/>
    <w:rsid w:val="00F701A2"/>
    <w:rsid w:val="00F7794B"/>
    <w:rsid w:val="00F82C3A"/>
    <w:rsid w:val="00FE4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2FD182"/>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754B"/>
    <w:rPr>
      <w:color w:val="808080"/>
    </w:rPr>
  </w:style>
  <w:style w:type="paragraph" w:customStyle="1" w:styleId="09905E85C94F411EA6D8549ABBBBF4D4">
    <w:name w:val="09905E85C94F411EA6D8549ABBBBF4D4"/>
    <w:rsid w:val="006A113A"/>
    <w:pPr>
      <w:spacing w:after="160" w:line="259" w:lineRule="auto"/>
    </w:pPr>
  </w:style>
  <w:style w:type="paragraph" w:customStyle="1" w:styleId="8F9E63760E494EAA81ADC4E66716BAB1">
    <w:name w:val="8F9E63760E494EAA81ADC4E66716BAB1"/>
    <w:rsid w:val="007E750D"/>
    <w:pPr>
      <w:spacing w:after="160" w:line="278" w:lineRule="auto"/>
    </w:pPr>
    <w:rPr>
      <w:kern w:val="2"/>
      <w:sz w:val="24"/>
      <w:szCs w:val="24"/>
      <w14:ligatures w14:val="standardContextual"/>
    </w:rPr>
  </w:style>
  <w:style w:type="paragraph" w:customStyle="1" w:styleId="C5D6F374948C4203B48F40C47F1691DA">
    <w:name w:val="C5D6F374948C4203B48F40C47F1691DA"/>
    <w:rsid w:val="00720B2B"/>
    <w:pPr>
      <w:spacing w:after="160" w:line="278" w:lineRule="auto"/>
    </w:pPr>
    <w:rPr>
      <w:kern w:val="2"/>
      <w:sz w:val="24"/>
      <w:szCs w:val="24"/>
      <w14:ligatures w14:val="standardContextual"/>
    </w:rPr>
  </w:style>
  <w:style w:type="paragraph" w:customStyle="1" w:styleId="3CC5E0E1A5C94A47AEF246C201E1079A">
    <w:name w:val="3CC5E0E1A5C94A47AEF246C201E1079A"/>
    <w:rsid w:val="00720B2B"/>
    <w:pPr>
      <w:spacing w:after="160" w:line="278" w:lineRule="auto"/>
    </w:pPr>
    <w:rPr>
      <w:kern w:val="2"/>
      <w:sz w:val="24"/>
      <w:szCs w:val="24"/>
      <w14:ligatures w14:val="standardContextual"/>
    </w:rPr>
  </w:style>
  <w:style w:type="paragraph" w:customStyle="1" w:styleId="B16EBCD1A5E449A9A08F703E58B3C399">
    <w:name w:val="B16EBCD1A5E449A9A08F703E58B3C399"/>
    <w:rsid w:val="00720B2B"/>
    <w:pPr>
      <w:spacing w:after="160" w:line="278" w:lineRule="auto"/>
    </w:pPr>
    <w:rPr>
      <w:kern w:val="2"/>
      <w:sz w:val="24"/>
      <w:szCs w:val="24"/>
      <w14:ligatures w14:val="standardContextual"/>
    </w:rPr>
  </w:style>
  <w:style w:type="paragraph" w:customStyle="1" w:styleId="B0EBCCA97C864D29A21EC5A192B73639">
    <w:name w:val="B0EBCCA97C864D29A21EC5A192B73639"/>
    <w:rsid w:val="00E6754B"/>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2018-09-19T00:00:00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5D486FBC31F5F47BA4B4A6B071A982A" ma:contentTypeVersion="57" ma:contentTypeDescription="Create a new document." ma:contentTypeScope="" ma:versionID="00ff8005fdf1e8f7480875bdd5a7f66a">
  <xsd:schema xmlns:xsd="http://www.w3.org/2001/XMLSchema" xmlns:xs="http://www.w3.org/2001/XMLSchema" xmlns:p="http://schemas.microsoft.com/office/2006/metadata/properties" xmlns:ns1="http://schemas.microsoft.com/sharepoint/v3" xmlns:ns2="4b19d947-0aee-4c2c-92f6-e5a6d3d59fb1" xmlns:ns3="a9a4d068-c905-4774-b659-40df8e123523" targetNamespace="http://schemas.microsoft.com/office/2006/metadata/properties" ma:root="true" ma:fieldsID="91558006f293632ca0204a8e6893f73a" ns1:_="" ns2:_="" ns3:_="">
    <xsd:import namespace="http://schemas.microsoft.com/sharepoint/v3"/>
    <xsd:import namespace="4b19d947-0aee-4c2c-92f6-e5a6d3d59fb1"/>
    <xsd:import namespace="a9a4d068-c905-4774-b659-40df8e123523"/>
    <xsd:element name="properties">
      <xsd:complexType>
        <xsd:sequence>
          <xsd:element name="documentManagement">
            <xsd:complexType>
              <xsd:all>
                <xsd:element ref="ns2:ProjectName" minOccurs="0"/>
                <xsd:element ref="ns2:ProjectID" minOccurs="0"/>
                <xsd:element ref="ns2:CoversheetChoice" minOccurs="0"/>
                <xsd:element ref="ns2:DeliverableName" minOccurs="0"/>
                <xsd:element ref="ns2:SelectProject" minOccurs="0"/>
                <xsd:element ref="ns2:FlowGUID" minOccurs="0"/>
                <xsd:element ref="ns2:Release" minOccurs="0"/>
                <xsd:element ref="ns2:ExitGate" minOccurs="0"/>
                <xsd:element ref="ns2:ItemInTracker" minOccurs="0"/>
                <xsd:element ref="ns2:DeliveryHubArtifactTrackerID" minOccurs="0"/>
                <xsd:element ref="ns2:ReadyForFlow" minOccurs="0"/>
                <xsd:element ref="ns2:FilePath" minOccurs="0"/>
                <xsd:element ref="ns2:CopyFileFlag" minOccurs="0"/>
                <xsd:element ref="ns2:StatusComments" minOccurs="0"/>
                <xsd:element ref="ns2:TaskID" minOccurs="0"/>
                <xsd:element ref="ns2:Trigger" minOccurs="0"/>
                <xsd:element ref="ns2:TypeID" minOccurs="0"/>
                <xsd:element ref="ns2:IPMFID" minOccurs="0"/>
                <xsd:element ref="ns2:BusinessFunction" minOccurs="0"/>
                <xsd:element ref="ns2:Completed" minOccurs="0"/>
                <xsd:element ref="ns2:CompletedIcon" minOccurs="0"/>
                <xsd:element ref="ns2:Coversheet" minOccurs="0"/>
                <xsd:element ref="ns2:IPMFPhase" minOccurs="0"/>
                <xsd:element ref="ns2:IPMFArtifactID" minOccurs="0"/>
                <xsd:element ref="ns2:PriorApproval" minOccurs="0"/>
                <xsd:element ref="ns2:ProgramName" minOccurs="0"/>
                <xsd:element ref="ns2:ReadyForApproval" minOccurs="0"/>
                <xsd:element ref="ns2:Status" minOccurs="0"/>
                <xsd:element ref="ns2:Approver" minOccurs="0"/>
                <xsd:element ref="ns2:SelectProject_x003a_ID" minOccurs="0"/>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1:TranslationStateDownloadLink" minOccurs="0"/>
                <xsd:element ref="ns2:g11ba78ee44d4604a30d2abb45f83283"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50" nillable="true" ma:displayName="Unified Compliance Policy Properties" ma:hidden="true" ma:internalName="_ip_UnifiedCompliancePolicyProperties">
      <xsd:simpleType>
        <xsd:restriction base="dms:Note"/>
      </xsd:simpleType>
    </xsd:element>
    <xsd:element name="_ip_UnifiedCompliancePolicyUIAction" ma:index="51" nillable="true" ma:displayName="Unified Compliance Policy UI Action" ma:hidden="true" ma:internalName="_ip_UnifiedCompliancePolicyUIAction">
      <xsd:simpleType>
        <xsd:restriction base="dms:Text"/>
      </xsd:simpleType>
    </xsd:element>
    <xsd:element name="TranslationStateDownloadLink" ma:index="53" nillable="true" ma:displayName="Download Link" ma:description="" ma:internalName="TranslationStateDownload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b19d947-0aee-4c2c-92f6-e5a6d3d59fb1" elementFormDefault="qualified">
    <xsd:import namespace="http://schemas.microsoft.com/office/2006/documentManagement/types"/>
    <xsd:import namespace="http://schemas.microsoft.com/office/infopath/2007/PartnerControls"/>
    <xsd:element name="ProjectName" ma:index="2" nillable="true" ma:displayName="ProjectName" ma:indexed="true" ma:internalName="ProjectName" ma:readOnly="false">
      <xsd:simpleType>
        <xsd:restriction base="dms:Text">
          <xsd:maxLength value="255"/>
        </xsd:restriction>
      </xsd:simpleType>
    </xsd:element>
    <xsd:element name="ProjectID" ma:index="3" nillable="true" ma:displayName="ProjectID" ma:indexed="true" ma:internalName="ProjectID" ma:readOnly="false">
      <xsd:simpleType>
        <xsd:restriction base="dms:Text">
          <xsd:maxLength value="255"/>
        </xsd:restriction>
      </xsd:simpleType>
    </xsd:element>
    <xsd:element name="CoversheetChoice" ma:index="4" nillable="true" ma:displayName="CoversheetChoice" ma:internalName="CoversheetChoice" ma:readOnly="false">
      <xsd:simpleType>
        <xsd:restriction base="dms:Text">
          <xsd:maxLength value="255"/>
        </xsd:restriction>
      </xsd:simpleType>
    </xsd:element>
    <xsd:element name="DeliverableName" ma:index="5" nillable="true" ma:displayName="DeliverableName" ma:indexed="true" ma:internalName="DeliverableName" ma:readOnly="false">
      <xsd:simpleType>
        <xsd:restriction base="dms:Text">
          <xsd:maxLength value="255"/>
        </xsd:restriction>
      </xsd:simpleType>
    </xsd:element>
    <xsd:element name="SelectProject" ma:index="6" nillable="true" ma:displayName="SelectProject" ma:list="{06d5e1ce-f8e8-4c9d-a808-4a3aaa87923a}" ma:internalName="SelectProject" ma:readOnly="false" ma:showField="ProjectName" ma:web="3611249a-3e52-482f-b158-ab6f5cb1606d">
      <xsd:simpleType>
        <xsd:restriction base="dms:Lookup"/>
      </xsd:simpleType>
    </xsd:element>
    <xsd:element name="FlowGUID" ma:index="7" nillable="true" ma:displayName="FlowGUID" ma:internalName="FlowGUID" ma:readOnly="false">
      <xsd:simpleType>
        <xsd:restriction base="dms:Text">
          <xsd:maxLength value="255"/>
        </xsd:restriction>
      </xsd:simpleType>
    </xsd:element>
    <xsd:element name="Release" ma:index="8" nillable="true" ma:displayName="Release" ma:format="Dropdown" ma:internalName="Release" ma:readOnly="false">
      <xsd:simpleType>
        <xsd:restriction base="dms:Choice">
          <xsd:enumeration value="ALL"/>
          <xsd:enumeration value="R01"/>
          <xsd:enumeration value="R02"/>
          <xsd:enumeration value="R03"/>
          <xsd:enumeration value="R04"/>
          <xsd:enumeration value="R05"/>
          <xsd:enumeration value="R06"/>
          <xsd:enumeration value="R07"/>
          <xsd:enumeration value="R08"/>
          <xsd:enumeration value="R09"/>
          <xsd:enumeration value="R10"/>
          <xsd:enumeration value="R11"/>
          <xsd:enumeration value="R12"/>
          <xsd:enumeration value="R13"/>
          <xsd:enumeration value="R14"/>
          <xsd:enumeration value="R15"/>
          <xsd:enumeration value="R16"/>
          <xsd:enumeration value="R17"/>
          <xsd:enumeration value="R18"/>
          <xsd:enumeration value="R19"/>
          <xsd:enumeration value="R20"/>
          <xsd:enumeration value="R21"/>
          <xsd:enumeration value="R22"/>
          <xsd:enumeration value="R23"/>
          <xsd:enumeration value="R24"/>
          <xsd:enumeration value="R25"/>
          <xsd:enumeration value="R26"/>
          <xsd:enumeration value="R27"/>
          <xsd:enumeration value="R28"/>
          <xsd:enumeration value="R29"/>
          <xsd:enumeration value="R30"/>
          <xsd:enumeration value="R31"/>
          <xsd:enumeration value="R32"/>
          <xsd:enumeration value="R33"/>
          <xsd:enumeration value="R34"/>
          <xsd:enumeration value="R35"/>
          <xsd:enumeration value="R36"/>
          <xsd:enumeration value="R37"/>
          <xsd:enumeration value="R38"/>
          <xsd:enumeration value="R39"/>
          <xsd:enumeration value="R40"/>
        </xsd:restriction>
      </xsd:simpleType>
    </xsd:element>
    <xsd:element name="ExitGate" ma:index="9" nillable="true" ma:displayName="ExitGate" ma:indexed="true" ma:internalName="ExitGate" ma:readOnly="false">
      <xsd:simpleType>
        <xsd:restriction base="dms:Text">
          <xsd:maxLength value="255"/>
        </xsd:restriction>
      </xsd:simpleType>
    </xsd:element>
    <xsd:element name="ItemInTracker" ma:index="10" nillable="true" ma:displayName="ItemInTracker" ma:indexed="true" ma:internalName="ItemInTracker" ma:readOnly="false">
      <xsd:simpleType>
        <xsd:restriction base="dms:Text">
          <xsd:maxLength value="255"/>
        </xsd:restriction>
      </xsd:simpleType>
    </xsd:element>
    <xsd:element name="DeliveryHubArtifactTrackerID" ma:index="11" nillable="true" ma:displayName="DeliveryHubArtifactTrackerID" ma:decimals="0" ma:internalName="DeliveryHubArtifactTrackerID" ma:readOnly="false" ma:percentage="FALSE">
      <xsd:simpleType>
        <xsd:restriction base="dms:Number"/>
      </xsd:simpleType>
    </xsd:element>
    <xsd:element name="ReadyForFlow" ma:index="12" nillable="true" ma:displayName="ReadyForFlow" ma:indexed="true" ma:internalName="ReadyForFlow" ma:readOnly="false">
      <xsd:simpleType>
        <xsd:restriction base="dms:Text">
          <xsd:maxLength value="255"/>
        </xsd:restriction>
      </xsd:simpleType>
    </xsd:element>
    <xsd:element name="FilePath" ma:index="13" nillable="true" ma:displayName="FilePath" ma:internalName="FilePath" ma:readOnly="false">
      <xsd:simpleType>
        <xsd:restriction base="dms:Text">
          <xsd:maxLength value="255"/>
        </xsd:restriction>
      </xsd:simpleType>
    </xsd:element>
    <xsd:element name="CopyFileFlag" ma:index="14" nillable="true" ma:displayName="CopyFileFlag" ma:internalName="CopyFileFlag" ma:readOnly="false">
      <xsd:simpleType>
        <xsd:restriction base="dms:Text">
          <xsd:maxLength value="255"/>
        </xsd:restriction>
      </xsd:simpleType>
    </xsd:element>
    <xsd:element name="StatusComments" ma:index="15" nillable="true" ma:displayName="StatusComments" ma:hidden="true" ma:internalName="StatusComments" ma:readOnly="false">
      <xsd:simpleType>
        <xsd:restriction base="dms:Note"/>
      </xsd:simpleType>
    </xsd:element>
    <xsd:element name="TaskID" ma:index="16" nillable="true" ma:displayName="TaskID" ma:hidden="true" ma:internalName="TaskID" ma:readOnly="false">
      <xsd:simpleType>
        <xsd:restriction base="dms:Text">
          <xsd:maxLength value="255"/>
        </xsd:restriction>
      </xsd:simpleType>
    </xsd:element>
    <xsd:element name="Trigger" ma:index="17" nillable="true" ma:displayName="Trigger" ma:hidden="true" ma:internalName="Trigger" ma:readOnly="false">
      <xsd:simpleType>
        <xsd:restriction base="dms:Text">
          <xsd:maxLength value="255"/>
        </xsd:restriction>
      </xsd:simpleType>
    </xsd:element>
    <xsd:element name="TypeID" ma:index="18" nillable="true" ma:displayName="TypeID" ma:hidden="true" ma:internalName="TypeID" ma:readOnly="false">
      <xsd:simpleType>
        <xsd:restriction base="dms:Text">
          <xsd:maxLength value="255"/>
        </xsd:restriction>
      </xsd:simpleType>
    </xsd:element>
    <xsd:element name="IPMFID" ma:index="19" nillable="true" ma:displayName="IPMFID" ma:hidden="true" ma:internalName="IPMFID" ma:readOnly="false">
      <xsd:simpleType>
        <xsd:restriction base="dms:Text">
          <xsd:maxLength value="255"/>
        </xsd:restriction>
      </xsd:simpleType>
    </xsd:element>
    <xsd:element name="BusinessFunction" ma:index="24" nillable="true" ma:displayName="BusinessFunction" ma:hidden="true" ma:internalName="BusinessFunction" ma:readOnly="false">
      <xsd:simpleType>
        <xsd:restriction base="dms:Text">
          <xsd:maxLength value="255"/>
        </xsd:restriction>
      </xsd:simpleType>
    </xsd:element>
    <xsd:element name="Completed" ma:index="25" nillable="true" ma:displayName="Completed" ma:hidden="true" ma:internalName="Completed" ma:readOnly="false">
      <xsd:simpleType>
        <xsd:restriction base="dms:Text">
          <xsd:maxLength value="255"/>
        </xsd:restriction>
      </xsd:simpleType>
    </xsd:element>
    <xsd:element name="CompletedIcon" ma:index="26" nillable="true" ma:displayName="CompletedIcon" ma:hidden="true" ma:internalName="CompletedIcon" ma:readOnly="false">
      <xsd:simpleType>
        <xsd:restriction base="dms:Text">
          <xsd:maxLength value="255"/>
        </xsd:restriction>
      </xsd:simpleType>
    </xsd:element>
    <xsd:element name="Coversheet" ma:index="27" nillable="true" ma:displayName="Coversheet" ma:hidden="true" ma:internalName="Coversheet" ma:readOnly="false">
      <xsd:simpleType>
        <xsd:restriction base="dms:Text">
          <xsd:maxLength value="255"/>
        </xsd:restriction>
      </xsd:simpleType>
    </xsd:element>
    <xsd:element name="IPMFPhase" ma:index="28" nillable="true" ma:displayName="IPMFPhase" ma:hidden="true" ma:internalName="IPMFPhase" ma:readOnly="false">
      <xsd:simpleType>
        <xsd:restriction base="dms:Text">
          <xsd:maxLength value="255"/>
        </xsd:restriction>
      </xsd:simpleType>
    </xsd:element>
    <xsd:element name="IPMFArtifactID" ma:index="29" nillable="true" ma:displayName="IPMFArtifactID" ma:hidden="true" ma:internalName="IPMFArtifactID" ma:readOnly="false">
      <xsd:simpleType>
        <xsd:restriction base="dms:Text">
          <xsd:maxLength value="255"/>
        </xsd:restriction>
      </xsd:simpleType>
    </xsd:element>
    <xsd:element name="PriorApproval" ma:index="30" nillable="true" ma:displayName="PriorApproval" ma:hidden="true" ma:internalName="PriorApproval" ma:readOnly="false">
      <xsd:simpleType>
        <xsd:restriction base="dms:Text">
          <xsd:maxLength value="255"/>
        </xsd:restriction>
      </xsd:simpleType>
    </xsd:element>
    <xsd:element name="ProgramName" ma:index="31" nillable="true" ma:displayName="ProgramName" ma:hidden="true" ma:internalName="ProgramName" ma:readOnly="false">
      <xsd:simpleType>
        <xsd:restriction base="dms:Text">
          <xsd:maxLength value="255"/>
        </xsd:restriction>
      </xsd:simpleType>
    </xsd:element>
    <xsd:element name="ReadyForApproval" ma:index="34" nillable="true" ma:displayName="ReadyForApproval" ma:hidden="true" ma:internalName="ReadyForApproval" ma:readOnly="false">
      <xsd:simpleType>
        <xsd:restriction base="dms:Text">
          <xsd:maxLength value="255"/>
        </xsd:restriction>
      </xsd:simpleType>
    </xsd:element>
    <xsd:element name="Status" ma:index="35" nillable="true" ma:displayName="Status" ma:hidden="true" ma:internalName="Status" ma:readOnly="false">
      <xsd:simpleType>
        <xsd:restriction base="dms:Text">
          <xsd:maxLength value="255"/>
        </xsd:restriction>
      </xsd:simpleType>
    </xsd:element>
    <xsd:element name="Approver" ma:index="36" nillable="true" ma:displayName="Approver" ma:hidden="true" ma:internalName="Approver" ma:readOnly="false">
      <xsd:simpleType>
        <xsd:restriction base="dms:Text">
          <xsd:maxLength value="255"/>
        </xsd:restriction>
      </xsd:simpleType>
    </xsd:element>
    <xsd:element name="SelectProject_x003a_ID" ma:index="37" nillable="true" ma:displayName="SelectProject:ID" ma:list="{06d5e1ce-f8e8-4c9d-a808-4a3aaa87923a}" ma:internalName="SelectProject_x003a_ID" ma:readOnly="true" ma:showField="ID" ma:web="3611249a-3e52-482f-b158-ab6f5cb1606d">
      <xsd:simpleType>
        <xsd:restriction base="dms:Lookup"/>
      </xsd:simpleType>
    </xsd:element>
    <xsd:element name="lcf76f155ced4ddcb4097134ff3c332f" ma:index="39"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MediaServiceObjectDetectorVersions" ma:index="43" nillable="true" ma:displayName="MediaServiceObjectDetectorVersions" ma:description="" ma:hidden="true" ma:internalName="MediaServiceObjectDetectorVersions" ma:readOnly="true">
      <xsd:simpleType>
        <xsd:restriction base="dms:Text"/>
      </xsd:simpleType>
    </xsd:element>
    <xsd:element name="MediaServiceOCR" ma:index="44" nillable="true" ma:displayName="Extracted Text" ma:internalName="MediaServiceOCR" ma:readOnly="true">
      <xsd:simpleType>
        <xsd:restriction base="dms:Note">
          <xsd:maxLength value="255"/>
        </xsd:restriction>
      </xsd:simpleType>
    </xsd:element>
    <xsd:element name="MediaServiceGenerationTime" ma:index="45" nillable="true" ma:displayName="MediaServiceGenerationTime" ma:hidden="true" ma:internalName="MediaServiceGenerationTime" ma:readOnly="true">
      <xsd:simpleType>
        <xsd:restriction base="dms:Text"/>
      </xsd:simpleType>
    </xsd:element>
    <xsd:element name="MediaServiceEventHashCode" ma:index="46" nillable="true" ma:displayName="MediaServiceEventHashCode" ma:hidden="true" ma:internalName="MediaServiceEventHashCode" ma:readOnly="true">
      <xsd:simpleType>
        <xsd:restriction base="dms:Text"/>
      </xsd:simpleType>
    </xsd:element>
    <xsd:element name="MediaServiceDateTaken" ma:index="47" nillable="true" ma:displayName="MediaServiceDateTaken" ma:description="" ma:hidden="true" ma:internalName="MediaServiceDateTaken"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g11ba78ee44d4604a30d2abb45f83283" ma:index="55" nillable="true" ma:taxonomy="true" ma:internalName="g11ba78ee44d4604a30d2abb45f83283" ma:taxonomyFieldName="Record_x0020_Type" ma:displayName="Record Type" ma:fieldId="{011ba78e-e44d-4604-a30d-2abb45f83283}" ma:sspId="e471ada5-31db-43fa-8830-84ca9293ff45" ma:termSetId="3684b711-0fc2-430f-9bb6-14cf8daf0c91" ma:anchorId="00000000-0000-0000-0000-000000000000" ma:open="false" ma:isKeyword="false">
      <xsd:complexType>
        <xsd:sequence>
          <xsd:element ref="pc:Terms" minOccurs="0" maxOccurs="1"/>
        </xsd:sequence>
      </xsd:complexType>
    </xsd:element>
    <xsd:element name="MediaServiceBillingMetadata" ma:index="5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a4d068-c905-4774-b659-40df8e123523" elementFormDefault="qualified">
    <xsd:import namespace="http://schemas.microsoft.com/office/2006/documentManagement/types"/>
    <xsd:import namespace="http://schemas.microsoft.com/office/infopath/2007/PartnerControls"/>
    <xsd:element name="TaxCatchAll" ma:index="40" nillable="true" ma:displayName="Taxonomy Catch All Column" ma:hidden="true" ma:list="{df0259b7-cd6d-48a5-8300-8811b007095a}" ma:internalName="TaxCatchAll" ma:showField="CatchAllData" ma:web="a9a4d068-c905-4774-b659-40df8e123523">
      <xsd:complexType>
        <xsd:complexContent>
          <xsd:extension base="dms:MultiChoiceLookup">
            <xsd:sequence>
              <xsd:element name="Value" type="dms:Lookup" maxOccurs="unbounded" minOccurs="0" nillable="true"/>
            </xsd:sequence>
          </xsd:extension>
        </xsd:complexContent>
      </xsd:complexType>
    </xsd:element>
    <xsd:element name="SharedWithUsers" ma:index="4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file>

<file path=customXml/item5.xml><?xml version="1.0" encoding="utf-8"?>
<p:properties xmlns:p="http://schemas.microsoft.com/office/2006/metadata/properties" xmlns:xsi="http://www.w3.org/2001/XMLSchema-instance" xmlns:pc="http://schemas.microsoft.com/office/infopath/2007/PartnerControls">
  <documentManagement>
    <TaxCatchAll xmlns="a9a4d068-c905-4774-b659-40df8e123523">
      <Value>155</Value>
    </TaxCatchAll>
    <ExitGate xmlns="4b19d947-0aee-4c2c-92f6-e5a6d3d59fb1">Gate 4</ExitGate>
    <DeliverableName xmlns="4b19d947-0aee-4c2c-92f6-e5a6d3d59fb1" xsi:nil="true"/>
    <ProjectName xmlns="4b19d947-0aee-4c2c-92f6-e5a6d3d59fb1">ALCO - Security Lending</ProjectName>
    <IPMFPhase xmlns="4b19d947-0aee-4c2c-92f6-e5a6d3d59fb1">Planning</IPMFPhase>
    <ProjectID xmlns="4b19d947-0aee-4c2c-92f6-e5a6d3d59fb1">3263</ProjectID>
    <TaskID xmlns="4b19d947-0aee-4c2c-92f6-e5a6d3d59fb1" xsi:nil="true"/>
    <Release xmlns="4b19d947-0aee-4c2c-92f6-e5a6d3d59fb1">R02</Release>
    <TypeID xmlns="4b19d947-0aee-4c2c-92f6-e5a6d3d59fb1">A_S</TypeID>
    <lcf76f155ced4ddcb4097134ff3c332f xmlns="4b19d947-0aee-4c2c-92f6-e5a6d3d59fb1">
      <Terms xmlns="http://schemas.microsoft.com/office/infopath/2007/PartnerControls">
        <TermInfo xmlns="http://schemas.microsoft.com/office/infopath/2007/PartnerControls">
          <TermName xmlns="http://schemas.microsoft.com/office/infopath/2007/PartnerControls">Loading for Project Manager as they currently cannot load the artifact.</TermName>
          <TermId xmlns="http://schemas.microsoft.com/office/infopath/2007/PartnerControls">9de9bcf6-2fed-41c5-9ea2-923b975d0607</TermId>
        </TermInfo>
      </Terms>
    </lcf76f155ced4ddcb4097134ff3c332f>
    <_ip_UnifiedCompliancePolicyUIAction xmlns="http://schemas.microsoft.com/sharepoint/v3" xsi:nil="true"/>
    <FlowGUID xmlns="4b19d947-0aee-4c2c-92f6-e5a6d3d59fb1" xsi:nil="true"/>
    <CompletedIcon xmlns="4b19d947-0aee-4c2c-92f6-e5a6d3d59fb1" xsi:nil="true"/>
    <Approver xmlns="4b19d947-0aee-4c2c-92f6-e5a6d3d59fb1" xsi:nil="true"/>
    <IPMFID xmlns="4b19d947-0aee-4c2c-92f6-e5a6d3d59fb1" xsi:nil="true"/>
    <TranslationStateDownloadLink xmlns="http://schemas.microsoft.com/sharepoint/v3">
      <Url xsi:nil="true"/>
      <Description xsi:nil="true"/>
    </TranslationStateDownloadLink>
    <ReadyForFlow xmlns="4b19d947-0aee-4c2c-92f6-e5a6d3d59fb1" xsi:nil="true"/>
    <IPMFArtifactID xmlns="4b19d947-0aee-4c2c-92f6-e5a6d3d59fb1" xsi:nil="true"/>
    <_ip_UnifiedCompliancePolicyProperties xmlns="http://schemas.microsoft.com/sharepoint/v3" xsi:nil="true"/>
    <Completed xmlns="4b19d947-0aee-4c2c-92f6-e5a6d3d59fb1" xsi:nil="true"/>
    <g11ba78ee44d4604a30d2abb45f83283 xmlns="4b19d947-0aee-4c2c-92f6-e5a6d3d59fb1">
      <Terms xmlns="http://schemas.microsoft.com/office/infopath/2007/PartnerControls"/>
    </g11ba78ee44d4604a30d2abb45f83283>
    <DeliveryHubArtifactTrackerID xmlns="4b19d947-0aee-4c2c-92f6-e5a6d3d59fb1" xsi:nil="true"/>
    <ProgramName xmlns="4b19d947-0aee-4c2c-92f6-e5a6d3d59fb1" xsi:nil="true"/>
    <PriorApproval xmlns="4b19d947-0aee-4c2c-92f6-e5a6d3d59fb1" xsi:nil="true"/>
    <CopyFileFlag xmlns="4b19d947-0aee-4c2c-92f6-e5a6d3d59fb1" xsi:nil="true"/>
    <Coversheet xmlns="4b19d947-0aee-4c2c-92f6-e5a6d3d59fb1" xsi:nil="true"/>
    <ReadyForApproval xmlns="4b19d947-0aee-4c2c-92f6-e5a6d3d59fb1" xsi:nil="true"/>
    <CoversheetChoice xmlns="4b19d947-0aee-4c2c-92f6-e5a6d3d59fb1" xsi:nil="true"/>
    <ItemInTracker xmlns="4b19d947-0aee-4c2c-92f6-e5a6d3d59fb1" xsi:nil="true"/>
    <StatusComments xmlns="4b19d947-0aee-4c2c-92f6-e5a6d3d59fb1" xsi:nil="true"/>
    <Trigger xmlns="4b19d947-0aee-4c2c-92f6-e5a6d3d59fb1" xsi:nil="true"/>
    <BusinessFunction xmlns="4b19d947-0aee-4c2c-92f6-e5a6d3d59fb1" xsi:nil="true"/>
    <Status xmlns="4b19d947-0aee-4c2c-92f6-e5a6d3d59fb1" xsi:nil="true"/>
    <SelectProject xmlns="4b19d947-0aee-4c2c-92f6-e5a6d3d59fb1" xsi:nil="true"/>
    <FilePath xmlns="4b19d947-0aee-4c2c-92f6-e5a6d3d59fb1"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293DAE-A6FB-490D-A581-D72B5FBE6084}"/>
</file>

<file path=customXml/itemProps3.xml><?xml version="1.0" encoding="utf-8"?>
<ds:datastoreItem xmlns:ds="http://schemas.openxmlformats.org/officeDocument/2006/customXml" ds:itemID="{F9B6D93C-3A73-427E-90B8-0368DA25AA66}"/>
</file>

<file path=customXml/itemProps4.xml><?xml version="1.0" encoding="utf-8"?>
<ds:datastoreItem xmlns:ds="http://schemas.openxmlformats.org/officeDocument/2006/customXml" ds:itemID="{E70396FC-E53C-45D4-A696-21461CBA9CDC}">
  <ds:schemaRefs>
    <ds:schemaRef ds:uri="http://schemas.openxmlformats.org/officeDocument/2006/bibliography"/>
  </ds:schemaRefs>
</ds:datastoreItem>
</file>

<file path=customXml/itemProps5.xml><?xml version="1.0" encoding="utf-8"?>
<ds:datastoreItem xmlns:ds="http://schemas.openxmlformats.org/officeDocument/2006/customXml" ds:itemID="{58140C25-F196-4BCF-B0A7-136018CF4FF7}">
  <ds:schemaRefs>
    <ds:schemaRef ds:uri="http://schemas.microsoft.com/office/2006/metadata/properties"/>
    <ds:schemaRef ds:uri="http://schemas.microsoft.com/office/infopath/2007/PartnerControls"/>
    <ds:schemaRef ds:uri="http://schemas.microsoft.com/sharepoint/v3"/>
    <ds:schemaRef ds:uri="a9a4d068-c905-4774-b659-40df8e123523"/>
    <ds:schemaRef ds:uri="7b72b7f5-8a94-4ed8-9c3b-621e3bb1884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2572</Words>
  <Characters>14665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DH &lt;Project ID&gt;; &lt;Project Name&gt;</vt:lpstr>
    </vt:vector>
  </TitlesOfParts>
  <Company/>
  <LinksUpToDate>false</LinksUpToDate>
  <CharactersWithSpaces>17203</CharactersWithSpaces>
  <SharedDoc>false</SharedDoc>
  <HLinks>
    <vt:vector size="144" baseType="variant">
      <vt:variant>
        <vt:i4>1376307</vt:i4>
      </vt:variant>
      <vt:variant>
        <vt:i4>146</vt:i4>
      </vt:variant>
      <vt:variant>
        <vt:i4>0</vt:i4>
      </vt:variant>
      <vt:variant>
        <vt:i4>5</vt:i4>
      </vt:variant>
      <vt:variant>
        <vt:lpwstr/>
      </vt:variant>
      <vt:variant>
        <vt:lpwstr>_Toc403325649</vt:lpwstr>
      </vt:variant>
      <vt:variant>
        <vt:i4>1376307</vt:i4>
      </vt:variant>
      <vt:variant>
        <vt:i4>140</vt:i4>
      </vt:variant>
      <vt:variant>
        <vt:i4>0</vt:i4>
      </vt:variant>
      <vt:variant>
        <vt:i4>5</vt:i4>
      </vt:variant>
      <vt:variant>
        <vt:lpwstr/>
      </vt:variant>
      <vt:variant>
        <vt:lpwstr>_Toc403325648</vt:lpwstr>
      </vt:variant>
      <vt:variant>
        <vt:i4>1376307</vt:i4>
      </vt:variant>
      <vt:variant>
        <vt:i4>134</vt:i4>
      </vt:variant>
      <vt:variant>
        <vt:i4>0</vt:i4>
      </vt:variant>
      <vt:variant>
        <vt:i4>5</vt:i4>
      </vt:variant>
      <vt:variant>
        <vt:lpwstr/>
      </vt:variant>
      <vt:variant>
        <vt:lpwstr>_Toc403325647</vt:lpwstr>
      </vt:variant>
      <vt:variant>
        <vt:i4>1376307</vt:i4>
      </vt:variant>
      <vt:variant>
        <vt:i4>128</vt:i4>
      </vt:variant>
      <vt:variant>
        <vt:i4>0</vt:i4>
      </vt:variant>
      <vt:variant>
        <vt:i4>5</vt:i4>
      </vt:variant>
      <vt:variant>
        <vt:lpwstr/>
      </vt:variant>
      <vt:variant>
        <vt:lpwstr>_Toc403325646</vt:lpwstr>
      </vt:variant>
      <vt:variant>
        <vt:i4>1376307</vt:i4>
      </vt:variant>
      <vt:variant>
        <vt:i4>122</vt:i4>
      </vt:variant>
      <vt:variant>
        <vt:i4>0</vt:i4>
      </vt:variant>
      <vt:variant>
        <vt:i4>5</vt:i4>
      </vt:variant>
      <vt:variant>
        <vt:lpwstr/>
      </vt:variant>
      <vt:variant>
        <vt:lpwstr>_Toc403325645</vt:lpwstr>
      </vt:variant>
      <vt:variant>
        <vt:i4>1376307</vt:i4>
      </vt:variant>
      <vt:variant>
        <vt:i4>116</vt:i4>
      </vt:variant>
      <vt:variant>
        <vt:i4>0</vt:i4>
      </vt:variant>
      <vt:variant>
        <vt:i4>5</vt:i4>
      </vt:variant>
      <vt:variant>
        <vt:lpwstr/>
      </vt:variant>
      <vt:variant>
        <vt:lpwstr>_Toc403325644</vt:lpwstr>
      </vt:variant>
      <vt:variant>
        <vt:i4>1376307</vt:i4>
      </vt:variant>
      <vt:variant>
        <vt:i4>110</vt:i4>
      </vt:variant>
      <vt:variant>
        <vt:i4>0</vt:i4>
      </vt:variant>
      <vt:variant>
        <vt:i4>5</vt:i4>
      </vt:variant>
      <vt:variant>
        <vt:lpwstr/>
      </vt:variant>
      <vt:variant>
        <vt:lpwstr>_Toc403325643</vt:lpwstr>
      </vt:variant>
      <vt:variant>
        <vt:i4>1376307</vt:i4>
      </vt:variant>
      <vt:variant>
        <vt:i4>104</vt:i4>
      </vt:variant>
      <vt:variant>
        <vt:i4>0</vt:i4>
      </vt:variant>
      <vt:variant>
        <vt:i4>5</vt:i4>
      </vt:variant>
      <vt:variant>
        <vt:lpwstr/>
      </vt:variant>
      <vt:variant>
        <vt:lpwstr>_Toc403325642</vt:lpwstr>
      </vt:variant>
      <vt:variant>
        <vt:i4>1376307</vt:i4>
      </vt:variant>
      <vt:variant>
        <vt:i4>98</vt:i4>
      </vt:variant>
      <vt:variant>
        <vt:i4>0</vt:i4>
      </vt:variant>
      <vt:variant>
        <vt:i4>5</vt:i4>
      </vt:variant>
      <vt:variant>
        <vt:lpwstr/>
      </vt:variant>
      <vt:variant>
        <vt:lpwstr>_Toc403325641</vt:lpwstr>
      </vt:variant>
      <vt:variant>
        <vt:i4>1376307</vt:i4>
      </vt:variant>
      <vt:variant>
        <vt:i4>92</vt:i4>
      </vt:variant>
      <vt:variant>
        <vt:i4>0</vt:i4>
      </vt:variant>
      <vt:variant>
        <vt:i4>5</vt:i4>
      </vt:variant>
      <vt:variant>
        <vt:lpwstr/>
      </vt:variant>
      <vt:variant>
        <vt:lpwstr>_Toc403325640</vt:lpwstr>
      </vt:variant>
      <vt:variant>
        <vt:i4>1179699</vt:i4>
      </vt:variant>
      <vt:variant>
        <vt:i4>86</vt:i4>
      </vt:variant>
      <vt:variant>
        <vt:i4>0</vt:i4>
      </vt:variant>
      <vt:variant>
        <vt:i4>5</vt:i4>
      </vt:variant>
      <vt:variant>
        <vt:lpwstr/>
      </vt:variant>
      <vt:variant>
        <vt:lpwstr>_Toc403325639</vt:lpwstr>
      </vt:variant>
      <vt:variant>
        <vt:i4>1179699</vt:i4>
      </vt:variant>
      <vt:variant>
        <vt:i4>80</vt:i4>
      </vt:variant>
      <vt:variant>
        <vt:i4>0</vt:i4>
      </vt:variant>
      <vt:variant>
        <vt:i4>5</vt:i4>
      </vt:variant>
      <vt:variant>
        <vt:lpwstr/>
      </vt:variant>
      <vt:variant>
        <vt:lpwstr>_Toc403325638</vt:lpwstr>
      </vt:variant>
      <vt:variant>
        <vt:i4>1179699</vt:i4>
      </vt:variant>
      <vt:variant>
        <vt:i4>74</vt:i4>
      </vt:variant>
      <vt:variant>
        <vt:i4>0</vt:i4>
      </vt:variant>
      <vt:variant>
        <vt:i4>5</vt:i4>
      </vt:variant>
      <vt:variant>
        <vt:lpwstr/>
      </vt:variant>
      <vt:variant>
        <vt:lpwstr>_Toc403325637</vt:lpwstr>
      </vt:variant>
      <vt:variant>
        <vt:i4>1179699</vt:i4>
      </vt:variant>
      <vt:variant>
        <vt:i4>68</vt:i4>
      </vt:variant>
      <vt:variant>
        <vt:i4>0</vt:i4>
      </vt:variant>
      <vt:variant>
        <vt:i4>5</vt:i4>
      </vt:variant>
      <vt:variant>
        <vt:lpwstr/>
      </vt:variant>
      <vt:variant>
        <vt:lpwstr>_Toc403325636</vt:lpwstr>
      </vt:variant>
      <vt:variant>
        <vt:i4>1179699</vt:i4>
      </vt:variant>
      <vt:variant>
        <vt:i4>62</vt:i4>
      </vt:variant>
      <vt:variant>
        <vt:i4>0</vt:i4>
      </vt:variant>
      <vt:variant>
        <vt:i4>5</vt:i4>
      </vt:variant>
      <vt:variant>
        <vt:lpwstr/>
      </vt:variant>
      <vt:variant>
        <vt:lpwstr>_Toc403325635</vt:lpwstr>
      </vt:variant>
      <vt:variant>
        <vt:i4>1179699</vt:i4>
      </vt:variant>
      <vt:variant>
        <vt:i4>56</vt:i4>
      </vt:variant>
      <vt:variant>
        <vt:i4>0</vt:i4>
      </vt:variant>
      <vt:variant>
        <vt:i4>5</vt:i4>
      </vt:variant>
      <vt:variant>
        <vt:lpwstr/>
      </vt:variant>
      <vt:variant>
        <vt:lpwstr>_Toc403325634</vt:lpwstr>
      </vt:variant>
      <vt:variant>
        <vt:i4>1179699</vt:i4>
      </vt:variant>
      <vt:variant>
        <vt:i4>50</vt:i4>
      </vt:variant>
      <vt:variant>
        <vt:i4>0</vt:i4>
      </vt:variant>
      <vt:variant>
        <vt:i4>5</vt:i4>
      </vt:variant>
      <vt:variant>
        <vt:lpwstr/>
      </vt:variant>
      <vt:variant>
        <vt:lpwstr>_Toc403325633</vt:lpwstr>
      </vt:variant>
      <vt:variant>
        <vt:i4>1179699</vt:i4>
      </vt:variant>
      <vt:variant>
        <vt:i4>44</vt:i4>
      </vt:variant>
      <vt:variant>
        <vt:i4>0</vt:i4>
      </vt:variant>
      <vt:variant>
        <vt:i4>5</vt:i4>
      </vt:variant>
      <vt:variant>
        <vt:lpwstr/>
      </vt:variant>
      <vt:variant>
        <vt:lpwstr>_Toc403325632</vt:lpwstr>
      </vt:variant>
      <vt:variant>
        <vt:i4>1179699</vt:i4>
      </vt:variant>
      <vt:variant>
        <vt:i4>38</vt:i4>
      </vt:variant>
      <vt:variant>
        <vt:i4>0</vt:i4>
      </vt:variant>
      <vt:variant>
        <vt:i4>5</vt:i4>
      </vt:variant>
      <vt:variant>
        <vt:lpwstr/>
      </vt:variant>
      <vt:variant>
        <vt:lpwstr>_Toc403325631</vt:lpwstr>
      </vt:variant>
      <vt:variant>
        <vt:i4>1179699</vt:i4>
      </vt:variant>
      <vt:variant>
        <vt:i4>32</vt:i4>
      </vt:variant>
      <vt:variant>
        <vt:i4>0</vt:i4>
      </vt:variant>
      <vt:variant>
        <vt:i4>5</vt:i4>
      </vt:variant>
      <vt:variant>
        <vt:lpwstr/>
      </vt:variant>
      <vt:variant>
        <vt:lpwstr>_Toc403325630</vt:lpwstr>
      </vt:variant>
      <vt:variant>
        <vt:i4>1245235</vt:i4>
      </vt:variant>
      <vt:variant>
        <vt:i4>26</vt:i4>
      </vt:variant>
      <vt:variant>
        <vt:i4>0</vt:i4>
      </vt:variant>
      <vt:variant>
        <vt:i4>5</vt:i4>
      </vt:variant>
      <vt:variant>
        <vt:lpwstr/>
      </vt:variant>
      <vt:variant>
        <vt:lpwstr>_Toc403325629</vt:lpwstr>
      </vt:variant>
      <vt:variant>
        <vt:i4>1245235</vt:i4>
      </vt:variant>
      <vt:variant>
        <vt:i4>20</vt:i4>
      </vt:variant>
      <vt:variant>
        <vt:i4>0</vt:i4>
      </vt:variant>
      <vt:variant>
        <vt:i4>5</vt:i4>
      </vt:variant>
      <vt:variant>
        <vt:lpwstr/>
      </vt:variant>
      <vt:variant>
        <vt:lpwstr>_Toc403325628</vt:lpwstr>
      </vt:variant>
      <vt:variant>
        <vt:i4>1245235</vt:i4>
      </vt:variant>
      <vt:variant>
        <vt:i4>14</vt:i4>
      </vt:variant>
      <vt:variant>
        <vt:i4>0</vt:i4>
      </vt:variant>
      <vt:variant>
        <vt:i4>5</vt:i4>
      </vt:variant>
      <vt:variant>
        <vt:lpwstr/>
      </vt:variant>
      <vt:variant>
        <vt:lpwstr>_Toc403325627</vt:lpwstr>
      </vt:variant>
      <vt:variant>
        <vt:i4>1245235</vt:i4>
      </vt:variant>
      <vt:variant>
        <vt:i4>8</vt:i4>
      </vt:variant>
      <vt:variant>
        <vt:i4>0</vt:i4>
      </vt:variant>
      <vt:variant>
        <vt:i4>5</vt:i4>
      </vt:variant>
      <vt:variant>
        <vt:lpwstr/>
      </vt:variant>
      <vt:variant>
        <vt:lpwstr>_Toc403325626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(B)</dc:title>
  <dc:subject>Project XXX</dc:subject>
  <dc:creator>Marcus Medeiros Carneiro Simoes</dc:creator>
  <cp:keywords/>
  <dc:description/>
  <cp:lastModifiedBy>Marcus Medeiros Carneiro Simoes</cp:lastModifiedBy>
  <cp:revision>5</cp:revision>
  <cp:lastPrinted>2026-05-05T20:59:00Z</cp:lastPrinted>
  <dcterms:created xsi:type="dcterms:W3CDTF">2026-05-05T21:16:00Z</dcterms:created>
  <dcterms:modified xsi:type="dcterms:W3CDTF">2026-05-05T21:19:00Z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0x01010035D486FBC31F5F47BA4B4A6B071A982A</vt:lpwstr>
  </property>
  <property fmtid="{D5CDD505-2E9C-101B-9397-08002B2CF9AE}" pid="3" name="_dlc_DocIdItemGuid">
    <vt:lpwstr>70602e4b-a459-47e4-9e73-40ad9a93e8bb</vt:lpwstr>
  </property>
  <property fmtid="{D5CDD505-2E9C-101B-9397-08002B2CF9AE}" pid="4" name="MSIP_Label_e0f90fca-59d9-4aac-bcc2-47e1f4ce48b8_Enabled">
    <vt:lpwstr>true</vt:lpwstr>
  </property>
  <property fmtid="{D5CDD505-2E9C-101B-9397-08002B2CF9AE}" pid="5" name="MSIP_Label_e0f90fca-59d9-4aac-bcc2-47e1f4ce48b8_SetDate">
    <vt:lpwstr>2022-09-30T15:36:23Z</vt:lpwstr>
  </property>
  <property fmtid="{D5CDD505-2E9C-101B-9397-08002B2CF9AE}" pid="6" name="MSIP_Label_e0f90fca-59d9-4aac-bcc2-47e1f4ce48b8_Method">
    <vt:lpwstr>Standard</vt:lpwstr>
  </property>
  <property fmtid="{D5CDD505-2E9C-101B-9397-08002B2CF9AE}" pid="7" name="MSIP_Label_e0f90fca-59d9-4aac-bcc2-47e1f4ce48b8_Name">
    <vt:lpwstr>US Confidential</vt:lpwstr>
  </property>
  <property fmtid="{D5CDD505-2E9C-101B-9397-08002B2CF9AE}" pid="8" name="MSIP_Label_e0f90fca-59d9-4aac-bcc2-47e1f4ce48b8_SiteId">
    <vt:lpwstr>35595a02-4d6d-44ac-99e1-f9ab4cd872db</vt:lpwstr>
  </property>
  <property fmtid="{D5CDD505-2E9C-101B-9397-08002B2CF9AE}" pid="9" name="MSIP_Label_e0f90fca-59d9-4aac-bcc2-47e1f4ce48b8_ActionId">
    <vt:lpwstr>cc9796f3-9b1d-4652-b1cc-cb30cf290ead</vt:lpwstr>
  </property>
  <property fmtid="{D5CDD505-2E9C-101B-9397-08002B2CF9AE}" pid="10" name="MSIP_Label_e0f90fca-59d9-4aac-bcc2-47e1f4ce48b8_ContentBits">
    <vt:lpwstr>1</vt:lpwstr>
  </property>
  <property fmtid="{D5CDD505-2E9C-101B-9397-08002B2CF9AE}" pid="12" name="Record_x0020_Type">
    <vt:lpwstr/>
  </property>
  <property fmtid="{D5CDD505-2E9C-101B-9397-08002B2CF9AE}" pid="13" name="DLPManualFileClassification">
    <vt:lpwstr>{1A067545-A4E2-4FA1-8094-0D7902669705}</vt:lpwstr>
  </property>
  <property fmtid="{D5CDD505-2E9C-101B-9397-08002B2CF9AE}" pid="14" name="DLPManualFileClassificationLastModifiedBy">
    <vt:lpwstr>BSI_US\mia25143</vt:lpwstr>
  </property>
  <property fmtid="{D5CDD505-2E9C-101B-9397-08002B2CF9AE}" pid="15" name="DLPManualFileClassificationLastModificationDate">
    <vt:lpwstr>1778014776</vt:lpwstr>
  </property>
  <property fmtid="{D5CDD505-2E9C-101B-9397-08002B2CF9AE}" pid="16" name="DLPManualFileClassificationVersion">
    <vt:lpwstr>11.10.100.17</vt:lpwstr>
  </property>
  <property fmtid="{D5CDD505-2E9C-101B-9397-08002B2CF9AE}" pid="17" name="MediaServiceImageTags">
    <vt:lpwstr>155;#Loading for Project Manager as they currently cannot load the artifact.|9de9bcf6-2fed-41c5-9ea2-923b975d0607</vt:lpwstr>
  </property>
  <property fmtid="{D5CDD505-2E9C-101B-9397-08002B2CF9AE}" pid="18" name="Record Type">
    <vt:lpwstr/>
  </property>
</Properties>
</file>